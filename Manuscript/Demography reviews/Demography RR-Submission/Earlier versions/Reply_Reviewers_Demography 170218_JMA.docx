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F34DE" w14:textId="7C63819A" w:rsidR="00012759" w:rsidRPr="00012759" w:rsidRDefault="00012759">
      <w:pPr>
        <w:rPr>
          <w:b/>
        </w:rPr>
      </w:pPr>
      <w:r w:rsidRPr="00012759">
        <w:rPr>
          <w:b/>
        </w:rPr>
        <w:t>Reply to editor</w:t>
      </w:r>
      <w:r w:rsidR="002010C1">
        <w:rPr>
          <w:b/>
        </w:rPr>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6258C2DC" w:rsidR="00230A14" w:rsidRPr="00957A96" w:rsidRDefault="00230A14" w:rsidP="00230A14">
      <w:pPr>
        <w:autoSpaceDE w:val="0"/>
        <w:autoSpaceDN w:val="0"/>
        <w:adjustRightInd w:val="0"/>
        <w:jc w:val="both"/>
        <w:rPr>
          <w:rFonts w:cs="Times New Roman"/>
          <w:szCs w:val="24"/>
        </w:rPr>
      </w:pPr>
      <w:r w:rsidRPr="00957A96">
        <w:rPr>
          <w:rFonts w:cs="Times New Roman"/>
          <w:szCs w:val="24"/>
        </w:rPr>
        <w:t xml:space="preserve">Reviewer 1 was very knowledgeable about the data and the region, which forced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3A9F68B4"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 FSU countries.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Default="00957A96"/>
    <w:p w14:paraId="34D49B70" w14:textId="338EBD25" w:rsidR="002010C1" w:rsidRDefault="002010C1"/>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892C1C0" w14:textId="364D33CC"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 xml:space="preserve">two decades with no substantial changes in the </w:t>
      </w:r>
      <w:commentRangeStart w:id="0"/>
      <w:commentRangeStart w:id="1"/>
      <w:r w:rsidR="00AA0177">
        <w:t>coefficient of variation</w:t>
      </w:r>
      <w:r w:rsidR="00E271C4">
        <w:t xml:space="preserve"> between life expectancies</w:t>
      </w:r>
      <w:r w:rsidR="00AA0177">
        <w:t>.</w:t>
      </w:r>
      <w:commentRangeEnd w:id="0"/>
      <w:r w:rsidR="00497205">
        <w:rPr>
          <w:rStyle w:val="CommentReference"/>
        </w:rPr>
        <w:commentReference w:id="0"/>
      </w:r>
      <w:commentRangeEnd w:id="1"/>
      <w:r w:rsidR="00E271C4">
        <w:rPr>
          <w:rStyle w:val="CommentReference"/>
        </w:rPr>
        <w:commentReference w:id="1"/>
      </w:r>
      <w:r w:rsidR="00AA0177">
        <w:t xml:space="preserve">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partly the reason of the rise in life expectancy in those years (Leon et al 1997, Bobadilla et al 1997, Cockerman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w:t>
      </w:r>
      <w:commentRangeStart w:id="2"/>
      <w:commentRangeStart w:id="3"/>
      <w:r w:rsidR="0054788E">
        <w:t>century</w:t>
      </w:r>
      <w:commentRangeEnd w:id="2"/>
      <w:r w:rsidR="00AF189B">
        <w:rPr>
          <w:rStyle w:val="CommentReference"/>
        </w:rPr>
        <w:commentReference w:id="2"/>
      </w:r>
      <w:commentRangeEnd w:id="3"/>
      <w:r w:rsidR="00E271C4">
        <w:rPr>
          <w:rStyle w:val="CommentReference"/>
        </w:rPr>
        <w:commentReference w:id="3"/>
      </w:r>
      <w:r w:rsidR="0054788E">
        <w:t>.</w:t>
      </w:r>
    </w:p>
    <w:p w14:paraId="0CAA7B6E" w14:textId="05EE1936" w:rsidR="00D445A8" w:rsidRDefault="00D445A8" w:rsidP="0053754D">
      <w:pPr>
        <w:jc w:val="both"/>
      </w:pPr>
    </w:p>
    <w:p w14:paraId="08096B35" w14:textId="1480DEA8"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xml:space="preserve">. Our selection does not change the main results compared with the statistically found </w:t>
      </w:r>
      <w:commentRangeStart w:id="4"/>
      <w:commentRangeStart w:id="5"/>
      <w:r>
        <w:t>ones</w:t>
      </w:r>
      <w:commentRangeEnd w:id="4"/>
      <w:r>
        <w:rPr>
          <w:rStyle w:val="CommentReference"/>
        </w:rPr>
        <w:commentReference w:id="4"/>
      </w:r>
      <w:commentRangeEnd w:id="5"/>
      <w:r w:rsidR="006C6B99">
        <w:rPr>
          <w:rStyle w:val="CommentReference"/>
        </w:rPr>
        <w:commentReference w:id="5"/>
      </w:r>
      <w:r>
        <w:t xml:space="preserve"> </w:t>
      </w:r>
      <w:r w:rsidR="00D445A8">
        <w:t xml:space="preserve">In addition, we have created an interactive app </w:t>
      </w:r>
      <w:r>
        <w:rPr>
          <w:rStyle w:val="CommentReference"/>
        </w:rPr>
        <w:commentReference w:id="6"/>
      </w:r>
      <w:r w:rsidR="00CD04E9">
        <w:rPr>
          <w:rStyle w:val="CommentReference"/>
        </w:rPr>
        <w:commentReference w:id="7"/>
      </w:r>
      <w:r w:rsidR="00D445A8">
        <w:t>(</w:t>
      </w:r>
      <w:hyperlink r:id="rId11"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77777777" w:rsidR="0080320F" w:rsidRDefault="0080320F" w:rsidP="0053754D">
      <w:pPr>
        <w:jc w:val="both"/>
      </w:pPr>
    </w:p>
    <w:p w14:paraId="77CB4AAA" w14:textId="058ABAA0" w:rsidR="003F6508" w:rsidRDefault="0080320F" w:rsidP="0053754D">
      <w:pPr>
        <w:jc w:val="both"/>
      </w:pPr>
      <w:r>
        <w:t>Table. Proportions of changes in life expectancy and lifespan variation in the same and opposite direction, using statistical break points.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6"/>
        <w:gridCol w:w="1521"/>
        <w:gridCol w:w="1854"/>
        <w:gridCol w:w="1762"/>
        <w:gridCol w:w="1556"/>
        <w:gridCol w:w="1731"/>
      </w:tblGrid>
      <w:tr w:rsidR="006B6AE6" w14:paraId="30308ABE" w14:textId="77777777" w:rsidTr="00DD6E9E">
        <w:trPr>
          <w:trHeight w:val="361"/>
          <w:tblHeader/>
          <w:tblCellSpacing w:w="15" w:type="dxa"/>
        </w:trPr>
        <w:tc>
          <w:tcPr>
            <w:tcW w:w="1491" w:type="dxa"/>
            <w:tcBorders>
              <w:top w:val="nil"/>
              <w:bottom w:val="single" w:sz="2" w:space="0" w:color="111111"/>
            </w:tcBorders>
            <w:tcMar>
              <w:top w:w="0" w:type="dxa"/>
              <w:left w:w="270" w:type="dxa"/>
              <w:bottom w:w="0" w:type="dxa"/>
              <w:right w:w="270" w:type="dxa"/>
            </w:tcMar>
            <w:vAlign w:val="center"/>
          </w:tcPr>
          <w:p w14:paraId="16746244" w14:textId="77777777" w:rsidR="006B6AE6" w:rsidRPr="0031445F" w:rsidRDefault="006B6AE6" w:rsidP="00DD6E9E">
            <w:pPr>
              <w:shd w:val="clear" w:color="auto" w:fill="FFFFFF"/>
              <w:rPr>
                <w:sz w:val="20"/>
              </w:rPr>
            </w:pPr>
          </w:p>
        </w:tc>
        <w:tc>
          <w:tcPr>
            <w:tcW w:w="1491" w:type="dxa"/>
            <w:tcBorders>
              <w:top w:val="nil"/>
              <w:bottom w:val="single" w:sz="2" w:space="0" w:color="111111"/>
            </w:tcBorders>
            <w:tcMar>
              <w:top w:w="0" w:type="dxa"/>
              <w:left w:w="270" w:type="dxa"/>
              <w:bottom w:w="0" w:type="dxa"/>
              <w:right w:w="270" w:type="dxa"/>
            </w:tcMar>
            <w:vAlign w:val="center"/>
            <w:hideMark/>
          </w:tcPr>
          <w:p w14:paraId="09EA7C76" w14:textId="77777777" w:rsidR="006B6AE6" w:rsidRPr="0031445F" w:rsidRDefault="006B6AE6" w:rsidP="00DD6E9E">
            <w:pPr>
              <w:jc w:val="center"/>
              <w:rPr>
                <w:sz w:val="20"/>
              </w:rPr>
            </w:pPr>
            <w:r w:rsidRPr="0031445F">
              <w:rPr>
                <w:b/>
                <w:sz w:val="20"/>
              </w:rPr>
              <w:t>Stagnation 1960-1980</w:t>
            </w:r>
          </w:p>
        </w:tc>
        <w:tc>
          <w:tcPr>
            <w:tcW w:w="1824" w:type="dxa"/>
            <w:tcBorders>
              <w:top w:val="nil"/>
              <w:bottom w:val="single" w:sz="2" w:space="0" w:color="111111"/>
            </w:tcBorders>
            <w:tcMar>
              <w:top w:w="0" w:type="dxa"/>
              <w:left w:w="270" w:type="dxa"/>
              <w:bottom w:w="0" w:type="dxa"/>
              <w:right w:w="270" w:type="dxa"/>
            </w:tcMar>
            <w:vAlign w:val="center"/>
            <w:hideMark/>
          </w:tcPr>
          <w:p w14:paraId="03B55F5C" w14:textId="77777777" w:rsidR="006B6AE6" w:rsidRPr="0031445F" w:rsidRDefault="006B6AE6" w:rsidP="00DD6E9E">
            <w:pPr>
              <w:jc w:val="right"/>
              <w:rPr>
                <w:sz w:val="20"/>
              </w:rPr>
            </w:pPr>
            <w:r w:rsidRPr="0031445F">
              <w:rPr>
                <w:b/>
                <w:sz w:val="20"/>
              </w:rPr>
              <w:t>Improvements 1980-1988</w:t>
            </w:r>
          </w:p>
        </w:tc>
        <w:tc>
          <w:tcPr>
            <w:tcW w:w="1732" w:type="dxa"/>
            <w:tcBorders>
              <w:top w:val="nil"/>
              <w:bottom w:val="single" w:sz="2" w:space="0" w:color="111111"/>
            </w:tcBorders>
            <w:tcMar>
              <w:top w:w="0" w:type="dxa"/>
              <w:left w:w="270" w:type="dxa"/>
              <w:bottom w:w="0" w:type="dxa"/>
              <w:right w:w="270" w:type="dxa"/>
            </w:tcMar>
            <w:vAlign w:val="center"/>
            <w:hideMark/>
          </w:tcPr>
          <w:p w14:paraId="60181181" w14:textId="77777777" w:rsidR="006B6AE6" w:rsidRPr="0031445F" w:rsidRDefault="006B6AE6" w:rsidP="00DD6E9E">
            <w:pPr>
              <w:jc w:val="right"/>
              <w:rPr>
                <w:sz w:val="20"/>
              </w:rPr>
            </w:pPr>
            <w:r w:rsidRPr="0031445F">
              <w:rPr>
                <w:b/>
                <w:sz w:val="20"/>
              </w:rPr>
              <w:t>Deterioration 1988-1994</w:t>
            </w:r>
          </w:p>
        </w:tc>
        <w:tc>
          <w:tcPr>
            <w:tcW w:w="1526" w:type="dxa"/>
            <w:tcBorders>
              <w:top w:val="nil"/>
              <w:bottom w:val="single" w:sz="2" w:space="0" w:color="111111"/>
            </w:tcBorders>
            <w:tcMar>
              <w:top w:w="0" w:type="dxa"/>
              <w:left w:w="270" w:type="dxa"/>
              <w:bottom w:w="0" w:type="dxa"/>
              <w:right w:w="270" w:type="dxa"/>
            </w:tcMar>
            <w:vAlign w:val="center"/>
            <w:hideMark/>
          </w:tcPr>
          <w:p w14:paraId="16646DD6" w14:textId="77777777" w:rsidR="006B6AE6" w:rsidRPr="0031445F" w:rsidRDefault="006B6AE6" w:rsidP="00DD6E9E">
            <w:pPr>
              <w:jc w:val="right"/>
              <w:rPr>
                <w:sz w:val="20"/>
              </w:rPr>
            </w:pPr>
            <w:r w:rsidRPr="0031445F">
              <w:rPr>
                <w:b/>
                <w:sz w:val="20"/>
              </w:rPr>
              <w:t>Divergence 1994-2000</w:t>
            </w:r>
          </w:p>
        </w:tc>
        <w:tc>
          <w:tcPr>
            <w:tcW w:w="1686" w:type="dxa"/>
            <w:tcBorders>
              <w:top w:val="nil"/>
              <w:bottom w:val="single" w:sz="2" w:space="0" w:color="111111"/>
            </w:tcBorders>
            <w:tcMar>
              <w:top w:w="0" w:type="dxa"/>
              <w:left w:w="270" w:type="dxa"/>
              <w:bottom w:w="0" w:type="dxa"/>
              <w:right w:w="270" w:type="dxa"/>
            </w:tcMar>
            <w:vAlign w:val="center"/>
            <w:hideMark/>
          </w:tcPr>
          <w:p w14:paraId="25D67AC4" w14:textId="77777777" w:rsidR="006B6AE6" w:rsidRPr="0031445F" w:rsidRDefault="006B6AE6" w:rsidP="00DD6E9E">
            <w:pPr>
              <w:jc w:val="right"/>
              <w:rPr>
                <w:sz w:val="20"/>
              </w:rPr>
            </w:pPr>
            <w:r w:rsidRPr="0031445F">
              <w:rPr>
                <w:b/>
                <w:sz w:val="20"/>
              </w:rPr>
              <w:t>Convergence 2000-present</w:t>
            </w:r>
          </w:p>
        </w:tc>
      </w:tr>
      <w:tr w:rsidR="006B6AE6" w14:paraId="6515469D" w14:textId="77777777" w:rsidTr="00DD6E9E">
        <w:trPr>
          <w:trHeight w:val="311"/>
          <w:tblCellSpacing w:w="15" w:type="dxa"/>
        </w:trPr>
        <w:tc>
          <w:tcPr>
            <w:tcW w:w="1491" w:type="dxa"/>
            <w:tcBorders>
              <w:top w:val="nil"/>
            </w:tcBorders>
            <w:shd w:val="clear" w:color="auto" w:fill="F9F9F9"/>
            <w:tcMar>
              <w:top w:w="120" w:type="dxa"/>
              <w:left w:w="150" w:type="dxa"/>
              <w:bottom w:w="120" w:type="dxa"/>
              <w:right w:w="150" w:type="dxa"/>
            </w:tcMar>
            <w:vAlign w:val="center"/>
            <w:hideMark/>
          </w:tcPr>
          <w:p w14:paraId="5147772F" w14:textId="77777777" w:rsidR="006B6AE6" w:rsidRPr="0031445F" w:rsidRDefault="006B6AE6" w:rsidP="00DD6E9E">
            <w:pPr>
              <w:rPr>
                <w:sz w:val="20"/>
              </w:rPr>
            </w:pPr>
            <w:r w:rsidRPr="0031445F">
              <w:rPr>
                <w:sz w:val="20"/>
              </w:rPr>
              <w:t>opposite direction (%)</w:t>
            </w:r>
          </w:p>
        </w:tc>
        <w:tc>
          <w:tcPr>
            <w:tcW w:w="1491" w:type="dxa"/>
            <w:tcBorders>
              <w:top w:val="nil"/>
            </w:tcBorders>
            <w:shd w:val="clear" w:color="auto" w:fill="F9F9F9"/>
            <w:tcMar>
              <w:top w:w="120" w:type="dxa"/>
              <w:left w:w="150" w:type="dxa"/>
              <w:bottom w:w="120" w:type="dxa"/>
              <w:right w:w="150" w:type="dxa"/>
            </w:tcMar>
            <w:vAlign w:val="center"/>
            <w:hideMark/>
          </w:tcPr>
          <w:p w14:paraId="3DB42FF3" w14:textId="77777777" w:rsidR="006B6AE6" w:rsidRPr="0031445F" w:rsidRDefault="006B6AE6" w:rsidP="00DD6E9E">
            <w:pPr>
              <w:jc w:val="right"/>
              <w:rPr>
                <w:sz w:val="20"/>
              </w:rPr>
            </w:pPr>
            <w:r w:rsidRPr="0031445F">
              <w:rPr>
                <w:sz w:val="20"/>
              </w:rPr>
              <w:t>58.64</w:t>
            </w:r>
          </w:p>
        </w:tc>
        <w:tc>
          <w:tcPr>
            <w:tcW w:w="1824" w:type="dxa"/>
            <w:tcBorders>
              <w:top w:val="nil"/>
            </w:tcBorders>
            <w:shd w:val="clear" w:color="auto" w:fill="F9F9F9"/>
            <w:tcMar>
              <w:top w:w="120" w:type="dxa"/>
              <w:left w:w="150" w:type="dxa"/>
              <w:bottom w:w="120" w:type="dxa"/>
              <w:right w:w="150" w:type="dxa"/>
            </w:tcMar>
            <w:vAlign w:val="center"/>
            <w:hideMark/>
          </w:tcPr>
          <w:p w14:paraId="44A04A01" w14:textId="77777777" w:rsidR="006B6AE6" w:rsidRPr="0031445F" w:rsidRDefault="006B6AE6" w:rsidP="00DD6E9E">
            <w:pPr>
              <w:jc w:val="right"/>
              <w:rPr>
                <w:sz w:val="20"/>
              </w:rPr>
            </w:pPr>
            <w:r w:rsidRPr="0031445F">
              <w:rPr>
                <w:sz w:val="20"/>
              </w:rPr>
              <w:t>54.84</w:t>
            </w:r>
          </w:p>
        </w:tc>
        <w:tc>
          <w:tcPr>
            <w:tcW w:w="1732" w:type="dxa"/>
            <w:tcBorders>
              <w:top w:val="nil"/>
            </w:tcBorders>
            <w:shd w:val="clear" w:color="auto" w:fill="F9F9F9"/>
            <w:tcMar>
              <w:top w:w="120" w:type="dxa"/>
              <w:left w:w="150" w:type="dxa"/>
              <w:bottom w:w="120" w:type="dxa"/>
              <w:right w:w="150" w:type="dxa"/>
            </w:tcMar>
            <w:vAlign w:val="center"/>
            <w:hideMark/>
          </w:tcPr>
          <w:p w14:paraId="5443E234" w14:textId="77777777" w:rsidR="006B6AE6" w:rsidRPr="0031445F" w:rsidRDefault="006B6AE6" w:rsidP="00DD6E9E">
            <w:pPr>
              <w:jc w:val="right"/>
              <w:rPr>
                <w:sz w:val="20"/>
              </w:rPr>
            </w:pPr>
            <w:r w:rsidRPr="0031445F">
              <w:rPr>
                <w:sz w:val="20"/>
              </w:rPr>
              <w:t>25.00</w:t>
            </w:r>
          </w:p>
        </w:tc>
        <w:tc>
          <w:tcPr>
            <w:tcW w:w="1526" w:type="dxa"/>
            <w:tcBorders>
              <w:top w:val="nil"/>
            </w:tcBorders>
            <w:shd w:val="clear" w:color="auto" w:fill="F9F9F9"/>
            <w:tcMar>
              <w:top w:w="120" w:type="dxa"/>
              <w:left w:w="150" w:type="dxa"/>
              <w:bottom w:w="120" w:type="dxa"/>
              <w:right w:w="150" w:type="dxa"/>
            </w:tcMar>
            <w:vAlign w:val="center"/>
            <w:hideMark/>
          </w:tcPr>
          <w:p w14:paraId="4B49B690" w14:textId="77777777" w:rsidR="006B6AE6" w:rsidRPr="0031445F" w:rsidRDefault="006B6AE6" w:rsidP="00DD6E9E">
            <w:pPr>
              <w:jc w:val="right"/>
              <w:rPr>
                <w:sz w:val="20"/>
              </w:rPr>
            </w:pPr>
            <w:r w:rsidRPr="0031445F">
              <w:rPr>
                <w:sz w:val="20"/>
              </w:rPr>
              <w:t>31.67</w:t>
            </w:r>
          </w:p>
        </w:tc>
        <w:tc>
          <w:tcPr>
            <w:tcW w:w="1686" w:type="dxa"/>
            <w:tcBorders>
              <w:top w:val="nil"/>
            </w:tcBorders>
            <w:shd w:val="clear" w:color="auto" w:fill="F9F9F9"/>
            <w:tcMar>
              <w:top w:w="120" w:type="dxa"/>
              <w:left w:w="150" w:type="dxa"/>
              <w:bottom w:w="120" w:type="dxa"/>
              <w:right w:w="150" w:type="dxa"/>
            </w:tcMar>
            <w:vAlign w:val="center"/>
            <w:hideMark/>
          </w:tcPr>
          <w:p w14:paraId="65ED8BB3" w14:textId="77777777" w:rsidR="006B6AE6" w:rsidRPr="0031445F" w:rsidRDefault="006B6AE6" w:rsidP="00DD6E9E">
            <w:pPr>
              <w:jc w:val="right"/>
              <w:rPr>
                <w:sz w:val="20"/>
              </w:rPr>
            </w:pPr>
            <w:r w:rsidRPr="0031445F">
              <w:rPr>
                <w:sz w:val="20"/>
              </w:rPr>
              <w:t>37.21</w:t>
            </w:r>
          </w:p>
        </w:tc>
      </w:tr>
      <w:tr w:rsidR="006B6AE6" w14:paraId="67C69533" w14:textId="77777777" w:rsidTr="00DD6E9E">
        <w:trPr>
          <w:trHeight w:val="298"/>
          <w:tblCellSpacing w:w="15" w:type="dxa"/>
        </w:trPr>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7C42E726" w14:textId="77777777" w:rsidR="006B6AE6" w:rsidRPr="0031445F" w:rsidRDefault="006B6AE6" w:rsidP="00DD6E9E">
            <w:pPr>
              <w:rPr>
                <w:sz w:val="20"/>
              </w:rPr>
            </w:pPr>
            <w:r>
              <w:rPr>
                <w:sz w:val="20"/>
              </w:rPr>
              <w:t>same</w:t>
            </w:r>
            <w:r w:rsidRPr="0031445F">
              <w:rPr>
                <w:sz w:val="20"/>
              </w:rPr>
              <w:t xml:space="preserve"> direction (%)</w:t>
            </w:r>
          </w:p>
        </w:tc>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2DAA8F26" w14:textId="77777777" w:rsidR="006B6AE6" w:rsidRPr="0031445F" w:rsidRDefault="006B6AE6" w:rsidP="00DD6E9E">
            <w:pPr>
              <w:jc w:val="right"/>
              <w:rPr>
                <w:sz w:val="20"/>
              </w:rPr>
            </w:pPr>
            <w:r w:rsidRPr="0031445F">
              <w:rPr>
                <w:sz w:val="20"/>
              </w:rPr>
              <w:t>41.36</w:t>
            </w:r>
          </w:p>
        </w:tc>
        <w:tc>
          <w:tcPr>
            <w:tcW w:w="1824" w:type="dxa"/>
            <w:tcBorders>
              <w:top w:val="single" w:sz="6" w:space="0" w:color="DDDDDD"/>
            </w:tcBorders>
            <w:shd w:val="clear" w:color="auto" w:fill="FFFFFF"/>
            <w:tcMar>
              <w:top w:w="120" w:type="dxa"/>
              <w:left w:w="150" w:type="dxa"/>
              <w:bottom w:w="120" w:type="dxa"/>
              <w:right w:w="150" w:type="dxa"/>
            </w:tcMar>
            <w:vAlign w:val="center"/>
            <w:hideMark/>
          </w:tcPr>
          <w:p w14:paraId="03425F7A" w14:textId="77777777" w:rsidR="006B6AE6" w:rsidRPr="0031445F" w:rsidRDefault="006B6AE6" w:rsidP="00DD6E9E">
            <w:pPr>
              <w:jc w:val="right"/>
              <w:rPr>
                <w:sz w:val="20"/>
              </w:rPr>
            </w:pPr>
            <w:r w:rsidRPr="0031445F">
              <w:rPr>
                <w:sz w:val="20"/>
              </w:rPr>
              <w:t>45.16</w:t>
            </w:r>
          </w:p>
        </w:tc>
        <w:tc>
          <w:tcPr>
            <w:tcW w:w="1732" w:type="dxa"/>
            <w:tcBorders>
              <w:top w:val="single" w:sz="6" w:space="0" w:color="DDDDDD"/>
            </w:tcBorders>
            <w:shd w:val="clear" w:color="auto" w:fill="FFFFFF"/>
            <w:tcMar>
              <w:top w:w="120" w:type="dxa"/>
              <w:left w:w="150" w:type="dxa"/>
              <w:bottom w:w="120" w:type="dxa"/>
              <w:right w:w="150" w:type="dxa"/>
            </w:tcMar>
            <w:vAlign w:val="center"/>
            <w:hideMark/>
          </w:tcPr>
          <w:p w14:paraId="2455876A" w14:textId="77777777" w:rsidR="006B6AE6" w:rsidRPr="0031445F" w:rsidRDefault="006B6AE6" w:rsidP="00DD6E9E">
            <w:pPr>
              <w:jc w:val="right"/>
              <w:rPr>
                <w:sz w:val="20"/>
              </w:rPr>
            </w:pPr>
            <w:r w:rsidRPr="0031445F">
              <w:rPr>
                <w:sz w:val="20"/>
              </w:rPr>
              <w:t>75.00</w:t>
            </w:r>
          </w:p>
        </w:tc>
        <w:tc>
          <w:tcPr>
            <w:tcW w:w="1526" w:type="dxa"/>
            <w:tcBorders>
              <w:top w:val="single" w:sz="6" w:space="0" w:color="DDDDDD"/>
            </w:tcBorders>
            <w:shd w:val="clear" w:color="auto" w:fill="FFFFFF"/>
            <w:tcMar>
              <w:top w:w="120" w:type="dxa"/>
              <w:left w:w="150" w:type="dxa"/>
              <w:bottom w:w="120" w:type="dxa"/>
              <w:right w:w="150" w:type="dxa"/>
            </w:tcMar>
            <w:vAlign w:val="center"/>
            <w:hideMark/>
          </w:tcPr>
          <w:p w14:paraId="0038BAEA" w14:textId="77777777" w:rsidR="006B6AE6" w:rsidRPr="0031445F" w:rsidRDefault="006B6AE6" w:rsidP="00DD6E9E">
            <w:pPr>
              <w:jc w:val="right"/>
              <w:rPr>
                <w:sz w:val="20"/>
              </w:rPr>
            </w:pPr>
            <w:r w:rsidRPr="0031445F">
              <w:rPr>
                <w:sz w:val="20"/>
              </w:rPr>
              <w:t>68.33</w:t>
            </w:r>
          </w:p>
        </w:tc>
        <w:tc>
          <w:tcPr>
            <w:tcW w:w="1686" w:type="dxa"/>
            <w:tcBorders>
              <w:top w:val="single" w:sz="6" w:space="0" w:color="DDDDDD"/>
            </w:tcBorders>
            <w:shd w:val="clear" w:color="auto" w:fill="FFFFFF"/>
            <w:tcMar>
              <w:top w:w="120" w:type="dxa"/>
              <w:left w:w="150" w:type="dxa"/>
              <w:bottom w:w="120" w:type="dxa"/>
              <w:right w:w="150" w:type="dxa"/>
            </w:tcMar>
            <w:vAlign w:val="center"/>
            <w:hideMark/>
          </w:tcPr>
          <w:p w14:paraId="1B675F7A" w14:textId="77777777" w:rsidR="006B6AE6" w:rsidRPr="0031445F" w:rsidRDefault="006B6AE6" w:rsidP="00DD6E9E">
            <w:pPr>
              <w:jc w:val="right"/>
              <w:rPr>
                <w:sz w:val="20"/>
              </w:rPr>
            </w:pPr>
            <w:r w:rsidRPr="0031445F">
              <w:rPr>
                <w:sz w:val="20"/>
              </w:rPr>
              <w:t>62.79</w:t>
            </w:r>
          </w:p>
        </w:tc>
      </w:tr>
    </w:tbl>
    <w:p w14:paraId="44816950" w14:textId="1D2A22AB" w:rsidR="003F6508" w:rsidRDefault="003F6508" w:rsidP="0053754D">
      <w:pPr>
        <w:jc w:val="both"/>
      </w:pPr>
    </w:p>
    <w:p w14:paraId="66AD3256" w14:textId="6456952D" w:rsidR="003F6508" w:rsidRDefault="003F6508" w:rsidP="0053754D">
      <w:pPr>
        <w:jc w:val="both"/>
      </w:pPr>
    </w:p>
    <w:p w14:paraId="1058E02F" w14:textId="77777777" w:rsidR="00C659CF" w:rsidRDefault="00C659CF" w:rsidP="00C659CF">
      <w:pPr>
        <w:jc w:val="both"/>
        <w:rPr>
          <w:ins w:id="8" w:author="José Manuel Aburto" w:date="2018-02-14T16:43:00Z"/>
        </w:rPr>
      </w:pPr>
      <w:ins w:id="9" w:author="José Manuel Aburto" w:date="2018-02-14T16:43:00Z">
        <w:r>
          <w:t>In addition, we described clearly how the periods were determined in the methods sections. We added the next paragraph:</w:t>
        </w:r>
      </w:ins>
    </w:p>
    <w:p w14:paraId="64A52A8B" w14:textId="77777777" w:rsidR="00C659CF" w:rsidRDefault="00C659CF" w:rsidP="00C659CF">
      <w:pPr>
        <w:jc w:val="both"/>
        <w:rPr>
          <w:ins w:id="10" w:author="José Manuel Aburto" w:date="2018-02-14T16:43:00Z"/>
          <w:i/>
          <w:color w:val="000000"/>
        </w:rPr>
      </w:pPr>
    </w:p>
    <w:p w14:paraId="19D7E594" w14:textId="5DDF9006" w:rsidR="00C659CF" w:rsidRPr="00190709" w:rsidRDefault="00C659CF" w:rsidP="00C659CF">
      <w:pPr>
        <w:jc w:val="both"/>
        <w:rPr>
          <w:ins w:id="11" w:author="José Manuel Aburto" w:date="2018-02-14T16:43:00Z"/>
          <w:i/>
        </w:rPr>
      </w:pPr>
      <w:r>
        <w:rPr>
          <w:i/>
          <w:color w:val="000000"/>
        </w:rPr>
        <w:t xml:space="preserve"> </w:t>
      </w:r>
      <w:ins w:id="12" w:author="José Manuel Aburto" w:date="2018-02-14T16:43:00Z">
        <w:r>
          <w:rPr>
            <w:i/>
            <w:color w:val="000000"/>
          </w:rPr>
          <w:t>“</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ins>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Bhattacharya, J., Gathmann,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r w:rsidRPr="00E94A2A">
        <w:t>Cockerham,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t>Leon, D. A., Chenet, L., Shkolnikov, V. M., Zakharov, S., Shapiro, J., Rakhmanova,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t>Wilmoth, J. R., &amp; Shkolnikov, V. (2008). Human mortality database. University of California, Berkeley (USA), and Max Planck Institute for Demographic Research (Germany).</w:t>
      </w:r>
    </w:p>
    <w:p w14:paraId="3360D484" w14:textId="63C85AB9"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(Horiuchi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w:t>
      </w:r>
      <w:r w:rsidR="00780E4C" w:rsidRPr="004B50C8">
        <w:rPr>
          <w:i/>
        </w:rPr>
        <w:lastRenderedPageBreak/>
        <w:t xml:space="preserve">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BC2C03"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39CFBDCD"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(page 9)</w:t>
      </w:r>
      <w:r>
        <w:rPr>
          <w:rFonts w:eastAsiaTheme="minorEastAsia"/>
        </w:rPr>
        <w:t>:</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1508A1F"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ere changes in lifespan variation are usually the lowest by period (e.g. Russia ages 55-59, Slovakia 65-69, Slovenia 70-74). Bars on the left (decreases in variation) come about from mortality decrease at young ages or increase at old ages, separated by a 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lastRenderedPageBreak/>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r w:rsidRPr="00A369AA">
        <w:t>Horiuchi, S., Wilmoth, J. R., &amp; Pletcher,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6E7F954A" w14:textId="1B9930F9" w:rsidR="00CA23F5" w:rsidRDefault="002010C1" w:rsidP="0053754D">
      <w:pPr>
        <w:jc w:val="both"/>
        <w:rPr>
          <w:b/>
        </w:rPr>
      </w:pPr>
      <w:r w:rsidRPr="007E13B7">
        <w:cr/>
      </w:r>
      <w:commentRangeStart w:id="13"/>
      <w:commentRangeStart w:id="14"/>
      <w:commentRangeStart w:id="15"/>
      <w:r w:rsidRPr="002010C1">
        <w:rPr>
          <w:b/>
        </w:rPr>
        <w:t>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w:t>
      </w:r>
      <w:commentRangeEnd w:id="13"/>
      <w:r w:rsidR="00F96192">
        <w:rPr>
          <w:rStyle w:val="CommentReference"/>
        </w:rPr>
        <w:commentReference w:id="13"/>
      </w:r>
      <w:commentRangeEnd w:id="14"/>
      <w:r w:rsidR="00F6138D">
        <w:rPr>
          <w:rStyle w:val="CommentReference"/>
        </w:rPr>
        <w:commentReference w:id="14"/>
      </w:r>
      <w:commentRangeEnd w:id="15"/>
      <w:r w:rsidR="00326457">
        <w:rPr>
          <w:rStyle w:val="CommentReference"/>
        </w:rPr>
        <w:commentReference w:id="15"/>
      </w:r>
      <w:r w:rsidRPr="002010C1">
        <w:rPr>
          <w:b/>
        </w:rPr>
        <w:t xml:space="preserve"> </w:t>
      </w:r>
    </w:p>
    <w:p w14:paraId="5EF89400" w14:textId="6AA296C8" w:rsidR="00D934AB" w:rsidRDefault="00D934AB" w:rsidP="0053754D">
      <w:pPr>
        <w:jc w:val="both"/>
        <w:rPr>
          <w:b/>
        </w:rPr>
      </w:pPr>
    </w:p>
    <w:p w14:paraId="0DC600D7" w14:textId="22A1734E" w:rsidR="00CA23F5" w:rsidRDefault="00CA23F5" w:rsidP="0053754D">
      <w:pPr>
        <w:jc w:val="both"/>
        <w:rPr>
          <w:b/>
        </w:rPr>
      </w:pPr>
    </w:p>
    <w:p w14:paraId="2953B4F4" w14:textId="54CD107C" w:rsidR="007E4275" w:rsidRDefault="002B56AB" w:rsidP="0053754D">
      <w:pPr>
        <w:jc w:val="both"/>
        <w:rPr>
          <w:ins w:id="16" w:author="José Manuel Aburto" w:date="2018-02-16T10:57:00Z"/>
        </w:rPr>
      </w:pPr>
      <w:r w:rsidRPr="002B56AB">
        <w:t xml:space="preserve">We thank the reviewer for these observations and comments. </w:t>
      </w:r>
      <w:r w:rsidR="006D2F44">
        <w:t>Eastern European mortality patterns raise questions about quality and completeness of the data. We, however, used the best data available (Human Mortality Database) for the type of analysis that we carried out. As well noticed by the reviewer, a potential concern is the changing definition of live births. Previous studies (Nolte et al 2000a, 2000b</w:t>
      </w:r>
      <w:r w:rsidR="00466637">
        <w:t>)</w:t>
      </w:r>
      <w:r w:rsidR="00EC604D">
        <w:t xml:space="preserve"> suggest that for Poland, for example, infant mortality </w:t>
      </w:r>
      <w:r w:rsidR="002514AC">
        <w:t>could be underestimated due to the definition used prior to 1990</w:t>
      </w:r>
      <w:r w:rsidR="005943A1">
        <w:t xml:space="preserve"> (an effect also found in the former German Democratic Republic)</w:t>
      </w:r>
      <w:r w:rsidR="00EE6952">
        <w:t>.</w:t>
      </w:r>
      <w:r w:rsidR="002514AC">
        <w:t xml:space="preserve"> </w:t>
      </w:r>
      <w:ins w:id="17" w:author="José Manuel Aburto" w:date="2018-02-16T11:27:00Z">
        <w:r w:rsidR="00A77739">
          <w:t>The same happened in other countries from Central Europe and former Soviet countries (</w:t>
        </w:r>
        <w:r w:rsidR="00A77739" w:rsidRPr="00A77739">
          <w:rPr>
            <w:color w:val="000000"/>
            <w:u w:val="single"/>
          </w:rPr>
          <w:t>Aleshina and Redmond 2003, UNICEF 2003</w:t>
        </w:r>
        <w:r w:rsidR="00A77739" w:rsidRPr="00A77739">
          <w:t>).</w:t>
        </w:r>
        <w:r w:rsidR="00A77739">
          <w:t xml:space="preserve"> </w:t>
        </w:r>
      </w:ins>
      <w:r w:rsidR="00B23690">
        <w:t>Although this could affect comparability, we mitigate this by</w:t>
      </w:r>
      <w:r w:rsidR="002B4381">
        <w:t xml:space="preserve"> using broad groups, disentangling</w:t>
      </w:r>
      <w:r w:rsidR="00B23690">
        <w:t xml:space="preserve"> the effect of infant mortality in figures 1,4-6</w:t>
      </w:r>
      <w:r w:rsidR="00B34E79">
        <w:t>, and focus</w:t>
      </w:r>
      <w:r w:rsidR="00A64498">
        <w:t>ing</w:t>
      </w:r>
      <w:r w:rsidR="00B34E79">
        <w:t xml:space="preserve"> on mortality above </w:t>
      </w:r>
      <w:r w:rsidR="00EE6952">
        <w:t>age 4</w:t>
      </w:r>
      <w:r w:rsidR="00B34E79">
        <w:t>.</w:t>
      </w:r>
      <w:r w:rsidR="00B23690">
        <w:t xml:space="preserve"> </w:t>
      </w:r>
      <w:r w:rsidR="00D660E7">
        <w:t>We now mention this in the limitations section.</w:t>
      </w:r>
    </w:p>
    <w:p w14:paraId="76A47503" w14:textId="41096436" w:rsidR="00BD56DF" w:rsidRDefault="00BD56DF" w:rsidP="0053754D">
      <w:pPr>
        <w:jc w:val="both"/>
        <w:rPr>
          <w:ins w:id="18" w:author="José Manuel Aburto" w:date="2018-02-16T10:57:00Z"/>
        </w:rPr>
      </w:pPr>
    </w:p>
    <w:p w14:paraId="12FF1CE2" w14:textId="4BCEF4DF" w:rsidR="00BD56DF" w:rsidRPr="005943A1" w:rsidRDefault="00BD56DF" w:rsidP="0053754D">
      <w:pPr>
        <w:jc w:val="both"/>
      </w:pPr>
      <w:ins w:id="19" w:author="José Manuel Aburto" w:date="2018-02-16T10:59:00Z">
        <w:r>
          <w:lastRenderedPageBreak/>
          <w:t>Taking into account</w:t>
        </w:r>
      </w:ins>
      <w:ins w:id="20" w:author="José Manuel Aburto" w:date="2018-02-16T10:58:00Z">
        <w:r>
          <w:t xml:space="preserve"> that infant mortality was underestimated before 1990 due to changes in definitions of live births</w:t>
        </w:r>
      </w:ins>
      <w:ins w:id="21" w:author="José Manuel Aburto" w:date="2018-02-16T11:28:00Z">
        <w:r w:rsidR="00A77739">
          <w:t xml:space="preserve"> (</w:t>
        </w:r>
        <w:r w:rsidR="00A77739" w:rsidRPr="00A77739">
          <w:rPr>
            <w:color w:val="000000"/>
            <w:u w:val="single"/>
          </w:rPr>
          <w:t>Aleshina and Redmond 2003, UNICEF 2003)</w:t>
        </w:r>
      </w:ins>
      <w:ins w:id="22" w:author="José Manuel Aburto" w:date="2018-02-16T10:58:00Z">
        <w:r>
          <w:t xml:space="preserve">, </w:t>
        </w:r>
      </w:ins>
      <w:ins w:id="23" w:author="José Manuel Aburto" w:date="2018-02-16T10:57:00Z">
        <w:r>
          <w:t>it would bias our results to the extent that lifespan variation would have been larger pre-1989, and declines in lifespan variation would have been more dramatic than observed.  More subtly, while the levels would have differed, the trends pre-1990 would have been the same, depending on how much infant mort</w:t>
        </w:r>
      </w:ins>
      <w:ins w:id="24" w:author="José Manuel Aburto" w:date="2018-02-16T11:00:00Z">
        <w:r>
          <w:t>ality</w:t>
        </w:r>
      </w:ins>
      <w:ins w:id="25" w:author="José Manuel Aburto" w:date="2018-02-16T10:57:00Z">
        <w:r>
          <w:t xml:space="preserve"> is off. Post-1990 there were also differences in the speed of adoption of the WHO rules which could also have led to some biases. </w:t>
        </w:r>
      </w:ins>
    </w:p>
    <w:p w14:paraId="24FA9C2B" w14:textId="77777777" w:rsidR="007E4275" w:rsidRDefault="007E4275" w:rsidP="0053754D">
      <w:pPr>
        <w:jc w:val="both"/>
        <w:rPr>
          <w:b/>
        </w:rPr>
      </w:pPr>
    </w:p>
    <w:p w14:paraId="49C9F1CC" w14:textId="64B1954B"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w:t>
      </w:r>
      <w:r w:rsidR="00D660E7">
        <w:t xml:space="preserve"> and</w:t>
      </w:r>
      <w:r w:rsidR="008648C5">
        <w:t xml:space="preserve"> </w:t>
      </w:r>
      <w:r w:rsidR="00AF189B">
        <w:t xml:space="preserve">consequently they have a large impact on </w:t>
      </w:r>
      <w:r w:rsidR="008648C5">
        <w:t>the overall level of life expectancy and lifespan variation. By using appropriate decomposition techniques, we could disentangle its effect and analyze age-specific effects above infant mortality. In general, all lifespan variation measures depend on which age is taken as the starting point (</w:t>
      </w:r>
      <w:r w:rsidR="00EA5BF4">
        <w:t>Engelman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C2458F">
        <w:t>(</w:t>
      </w:r>
      <w:r w:rsidR="00C2458F" w:rsidRPr="00D04395">
        <w:t>Ahmad 2000)</w:t>
      </w:r>
      <w:r w:rsidR="008E1A0B">
        <w:t xml:space="preserve"> even controlling for the change in definition (</w:t>
      </w:r>
      <w:r w:rsidR="00486CC5">
        <w:t>Kingkade 2001)</w:t>
      </w:r>
      <w:r w:rsidR="002471C7">
        <w:t xml:space="preserve">. Therefore, they should not be overlooked. </w:t>
      </w:r>
    </w:p>
    <w:p w14:paraId="6E2971A3" w14:textId="77777777" w:rsidR="002B4381" w:rsidRDefault="002B4381" w:rsidP="0053754D">
      <w:pPr>
        <w:jc w:val="both"/>
      </w:pPr>
    </w:p>
    <w:p w14:paraId="330EDCBE" w14:textId="77777777" w:rsidR="009F7473" w:rsidRDefault="002B4381" w:rsidP="0053754D">
      <w:pPr>
        <w:jc w:val="both"/>
        <w:rPr>
          <w:ins w:id="26" w:author="José Manuel Aburto" w:date="2018-02-14T16:48:00Z"/>
        </w:rPr>
      </w:pPr>
      <w:r>
        <w:t>To show how sensitive our results are with respect of which age is used as the beginning.</w:t>
      </w:r>
      <w:r w:rsidR="002471C7">
        <w:t xml:space="preserve"> we performed a sensitivity analysis with life expectancy and lifespan variation </w:t>
      </w:r>
      <w:r>
        <w:t>conditional on surviving</w:t>
      </w:r>
      <w:r w:rsidR="002471C7">
        <w:t xml:space="preserve"> </w:t>
      </w:r>
      <w:r>
        <w:t>to</w:t>
      </w:r>
      <w:r w:rsidR="002471C7">
        <w:t xml:space="preserve"> age 5</w:t>
      </w:r>
      <w:ins w:id="27" w:author="José Manuel Aburto" w:date="2018-02-14T16:45:00Z">
        <w:r w:rsidR="009F7473">
          <w:t xml:space="preserve"> and by doubling infant mortality rates</w:t>
        </w:r>
      </w:ins>
      <w:r>
        <w:t>,</w:t>
      </w:r>
      <w:r w:rsidR="00C144FB">
        <w:t xml:space="preserve"> and included the results in the supplemental material </w:t>
      </w:r>
      <w:commentRangeStart w:id="28"/>
      <w:commentRangeStart w:id="29"/>
      <w:r w:rsidR="00C144FB" w:rsidRPr="00F16598">
        <w:rPr>
          <w:b/>
        </w:rPr>
        <w:t>and a short description in the limitations of the paper</w:t>
      </w:r>
      <w:commentRangeEnd w:id="28"/>
      <w:r w:rsidR="00840D6B">
        <w:rPr>
          <w:rStyle w:val="CommentReference"/>
        </w:rPr>
        <w:commentReference w:id="28"/>
      </w:r>
      <w:commentRangeEnd w:id="29"/>
      <w:r w:rsidR="009F7473">
        <w:rPr>
          <w:rStyle w:val="CommentReference"/>
        </w:rPr>
        <w:commentReference w:id="29"/>
      </w:r>
      <w:ins w:id="30" w:author="José Manuel Aburto" w:date="2018-02-14T16:48:00Z">
        <w:r w:rsidR="009F7473">
          <w:t>:</w:t>
        </w:r>
      </w:ins>
    </w:p>
    <w:p w14:paraId="41A62E60" w14:textId="77777777" w:rsidR="009F7473" w:rsidRDefault="009F7473" w:rsidP="0053754D">
      <w:pPr>
        <w:jc w:val="both"/>
        <w:rPr>
          <w:ins w:id="31" w:author="José Manuel Aburto" w:date="2018-02-14T16:48:00Z"/>
        </w:rPr>
      </w:pPr>
    </w:p>
    <w:p w14:paraId="49A28BBD" w14:textId="0923B3C0" w:rsidR="00F21A6D" w:rsidRPr="009F7473" w:rsidRDefault="009F7473" w:rsidP="0053754D">
      <w:pPr>
        <w:jc w:val="both"/>
        <w:rPr>
          <w:i/>
        </w:rPr>
      </w:pPr>
      <w:ins w:id="32" w:author="José Manuel Aburto" w:date="2018-02-14T16:48:00Z">
        <w:r w:rsidRPr="009F7473">
          <w:rPr>
            <w:i/>
            <w:color w:val="000000"/>
          </w:rPr>
          <w:t xml:space="preserve">There could be concerns with the quality of the data used in a comparative temporal setting. First, the </w:t>
        </w:r>
        <w:r w:rsidRPr="009F7473">
          <w:rPr>
            <w:i/>
            <w:color w:val="000000"/>
            <w:u w:val="single"/>
          </w:rPr>
          <w:t>FSU</w:t>
        </w:r>
        <w:r w:rsidRPr="009F7473">
          <w:rPr>
            <w:i/>
            <w:color w:val="000000"/>
          </w:rPr>
          <w:t xml:space="preserve"> and Central European countries used a less strict definition of live births from the WHO, which had the result of depressing infant mortality levels (</w:t>
        </w:r>
      </w:ins>
      <w:ins w:id="33" w:author="José Manuel Aburto" w:date="2018-02-16T11:19:00Z">
        <w:r w:rsidR="00326457">
          <w:rPr>
            <w:i/>
            <w:color w:val="000000"/>
            <w:u w:val="single"/>
          </w:rPr>
          <w:t>Aleshina and Redmond 2003</w:t>
        </w:r>
      </w:ins>
      <w:ins w:id="34" w:author="José Manuel Aburto" w:date="2018-02-16T11:25:00Z">
        <w:r w:rsidR="0080434A">
          <w:rPr>
            <w:i/>
            <w:color w:val="000000"/>
            <w:u w:val="single"/>
          </w:rPr>
          <w:t>, UNICEF 2003</w:t>
        </w:r>
      </w:ins>
      <w:ins w:id="35" w:author="José Manuel Aburto" w:date="2018-02-14T16:48:00Z">
        <w:r w:rsidRPr="009F7473">
          <w:rPr>
            <w:i/>
            <w:color w:val="000000"/>
          </w:rPr>
          <w:t>). Following the transition to market economies, all countries eventually shifted to the WHO definition, although the timing of this shift differed between and within countries (</w:t>
        </w:r>
      </w:ins>
      <w:ins w:id="36" w:author="José Manuel Aburto" w:date="2018-02-16T11:19:00Z">
        <w:r w:rsidR="00326457">
          <w:rPr>
            <w:i/>
            <w:color w:val="000000"/>
            <w:u w:val="single"/>
          </w:rPr>
          <w:t>Aleshina and Redmond 2003</w:t>
        </w:r>
      </w:ins>
      <w:ins w:id="37" w:author="José Manuel Aburto" w:date="2018-02-16T11:25:00Z">
        <w:r w:rsidR="0080434A">
          <w:rPr>
            <w:i/>
            <w:color w:val="000000"/>
            <w:u w:val="single"/>
          </w:rPr>
          <w:t>, UNICEF 2003</w:t>
        </w:r>
      </w:ins>
      <w:ins w:id="38" w:author="José Manuel Aburto" w:date="2018-02-14T16:48:00Z">
        <w:r w:rsidRPr="009F7473">
          <w:rPr>
            <w:i/>
            <w:color w:val="000000"/>
          </w:rPr>
          <w:t xml:space="preserve">). Since indices of lifespan variation are comparatively more sensitive to changes in infant mortality than life expectancy </w:t>
        </w:r>
      </w:ins>
      <w:ins w:id="39" w:author="José Manuel Aburto" w:date="2018-02-16T11:26:00Z">
        <w:r w:rsidR="00A77739">
          <w:rPr>
            <w:i/>
            <w:color w:val="000000"/>
          </w:rPr>
          <w:t>(van Raalte and Caswell 2013)</w:t>
        </w:r>
      </w:ins>
      <w:ins w:id="40" w:author="José Manuel Aburto" w:date="2018-02-14T16:48:00Z">
        <w:r w:rsidRPr="009F7473">
          <w:rPr>
            <w:i/>
            <w:color w:val="000000"/>
          </w:rPr>
          <w:t xml:space="preserve">, we investigated whether our results would be robust to mortality conditional upon survival to age 5 (or to an inflation of </w:t>
        </w:r>
        <w:r w:rsidRPr="009F7473">
          <w:rPr>
            <w:i/>
            <w:color w:val="000000"/>
            <w:u w:val="single"/>
          </w:rPr>
          <w:t>IMR</w:t>
        </w:r>
        <w:r w:rsidRPr="009F7473">
          <w:rPr>
            <w:i/>
            <w:color w:val="000000"/>
          </w:rPr>
          <w:t xml:space="preserve"> before year 1990). While this created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These results are available in the </w:t>
        </w:r>
        <w:r w:rsidRPr="009F7473">
          <w:rPr>
            <w:i/>
            <w:color w:val="000000"/>
            <w:u w:val="single"/>
          </w:rPr>
          <w:t>online</w:t>
        </w:r>
        <w:r w:rsidRPr="009F7473">
          <w:rPr>
            <w:i/>
            <w:color w:val="000000"/>
          </w:rPr>
          <w:t xml:space="preserve"> Appendix.</w:t>
        </w:r>
      </w:ins>
      <w:del w:id="41" w:author="José Manuel Aburto" w:date="2018-02-14T16:48:00Z">
        <w:r w:rsidR="00C144FB" w:rsidRPr="009F7473" w:rsidDel="009F7473">
          <w:rPr>
            <w:i/>
          </w:rPr>
          <w:delText>.</w:delText>
        </w:r>
      </w:del>
      <w:r w:rsidR="00C144FB" w:rsidRPr="009F7473">
        <w:rPr>
          <w:i/>
        </w:rPr>
        <w:t xml:space="preserve"> </w:t>
      </w:r>
    </w:p>
    <w:p w14:paraId="616D5324" w14:textId="0202A2E0" w:rsidR="00F21A6D" w:rsidRDefault="00F21A6D" w:rsidP="0053754D">
      <w:pPr>
        <w:jc w:val="both"/>
      </w:pPr>
    </w:p>
    <w:p w14:paraId="3A2F26CB" w14:textId="77777777" w:rsidR="00F21A6D" w:rsidRDefault="00F21A6D" w:rsidP="0053754D">
      <w:pPr>
        <w:jc w:val="both"/>
      </w:pPr>
    </w:p>
    <w:p w14:paraId="0E3E035A" w14:textId="38CEC7BA"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 compares with life expectancy at birth differs, major trends look very similar than 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p>
    <w:p w14:paraId="3B16B5FB" w14:textId="77777777" w:rsidR="009E220F" w:rsidRDefault="009E220F" w:rsidP="00A645AC">
      <w:pPr>
        <w:jc w:val="both"/>
      </w:pPr>
    </w:p>
    <w:p w14:paraId="53E595C6" w14:textId="403C47F8" w:rsidR="00A645AC" w:rsidRDefault="00A645AC" w:rsidP="00A645AC">
      <w:pPr>
        <w:jc w:val="both"/>
      </w:pPr>
      <w:commentRangeStart w:id="42"/>
      <w:commentRangeStart w:id="43"/>
      <w:r>
        <w:t>Figure 1. Life expectancy at age 5 for males and females. Source: HMD</w:t>
      </w:r>
      <w:commentRangeEnd w:id="42"/>
      <w:r w:rsidR="00AF189B">
        <w:rPr>
          <w:rStyle w:val="CommentReference"/>
        </w:rPr>
        <w:commentReference w:id="42"/>
      </w:r>
      <w:commentRangeEnd w:id="43"/>
      <w:r w:rsidR="006C6B99">
        <w:rPr>
          <w:rStyle w:val="CommentReference"/>
        </w:rPr>
        <w:commentReference w:id="43"/>
      </w:r>
    </w:p>
    <w:p w14:paraId="10901CCD" w14:textId="655C605F" w:rsidR="005943A1" w:rsidRDefault="001E4D5C" w:rsidP="0053754D">
      <w:pPr>
        <w:jc w:val="both"/>
      </w:pPr>
      <w:r>
        <w:rPr>
          <w:noProof/>
        </w:rPr>
        <w:drawing>
          <wp:anchor distT="0" distB="0" distL="114300" distR="114300" simplePos="0" relativeHeight="251654656" behindDoc="0" locked="0" layoutInCell="1" allowOverlap="1" wp14:anchorId="27B822F1" wp14:editId="7721D504">
            <wp:simplePos x="0" y="0"/>
            <wp:positionH relativeFrom="column">
              <wp:posOffset>0</wp:posOffset>
            </wp:positionH>
            <wp:positionV relativeFrom="paragraph">
              <wp:posOffset>0</wp:posOffset>
            </wp:positionV>
            <wp:extent cx="6738620" cy="33337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8620" cy="3333750"/>
                    </a:xfrm>
                    <a:prstGeom prst="rect">
                      <a:avLst/>
                    </a:prstGeom>
                  </pic:spPr>
                </pic:pic>
              </a:graphicData>
            </a:graphic>
            <wp14:sizeRelH relativeFrom="page">
              <wp14:pctWidth>0</wp14:pctWidth>
            </wp14:sizeRelH>
            <wp14:sizeRelV relativeFrom="page">
              <wp14:pctHeight>0</wp14:pctHeight>
            </wp14:sizeRelV>
          </wp:anchor>
        </w:drawing>
      </w:r>
    </w:p>
    <w:p w14:paraId="065332FA" w14:textId="04FE8A64" w:rsidR="00754C49" w:rsidRDefault="00754C49" w:rsidP="0053754D">
      <w:pPr>
        <w:jc w:val="both"/>
      </w:pPr>
    </w:p>
    <w:p w14:paraId="505F2794" w14:textId="25C28F8C" w:rsidR="00754C49" w:rsidRDefault="00754C49" w:rsidP="0053754D">
      <w:pPr>
        <w:jc w:val="both"/>
      </w:pPr>
    </w:p>
    <w:p w14:paraId="645BB0D6" w14:textId="75138EAF" w:rsidR="00376A00" w:rsidRDefault="00F16598" w:rsidP="0053754D">
      <w:pPr>
        <w:jc w:val="both"/>
      </w:pPr>
      <w:r>
        <w:rPr>
          <w:noProof/>
        </w:rPr>
        <w:drawing>
          <wp:anchor distT="0" distB="0" distL="114300" distR="114300" simplePos="0" relativeHeight="251659776" behindDoc="0" locked="0" layoutInCell="1" allowOverlap="1" wp14:anchorId="2FC7C7C0" wp14:editId="0019EBCD">
            <wp:simplePos x="0" y="0"/>
            <wp:positionH relativeFrom="column">
              <wp:posOffset>-303091</wp:posOffset>
            </wp:positionH>
            <wp:positionV relativeFrom="paragraph">
              <wp:posOffset>269924</wp:posOffset>
            </wp:positionV>
            <wp:extent cx="7153275" cy="35115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53275" cy="3511550"/>
                    </a:xfrm>
                    <a:prstGeom prst="rect">
                      <a:avLst/>
                    </a:prstGeom>
                  </pic:spPr>
                </pic:pic>
              </a:graphicData>
            </a:graphic>
            <wp14:sizeRelH relativeFrom="page">
              <wp14:pctWidth>0</wp14:pctWidth>
            </wp14:sizeRelH>
            <wp14:sizeRelV relativeFrom="page">
              <wp14:pctHeight>0</wp14:pctHeight>
            </wp14:sizeRelV>
          </wp:anchor>
        </w:drawing>
      </w:r>
      <w:r w:rsidR="00A645AC">
        <w:t>Figure 2. Life disparity</w:t>
      </w:r>
      <w:r w:rsidR="00376A00">
        <w:t xml:space="preserve"> at age 5 for males and females. Source: HMD</w:t>
      </w:r>
    </w:p>
    <w:p w14:paraId="2E310A47" w14:textId="06C600A6" w:rsidR="007D2FCA" w:rsidRDefault="007D2FCA" w:rsidP="0053754D">
      <w:pPr>
        <w:jc w:val="both"/>
      </w:pPr>
    </w:p>
    <w:p w14:paraId="11804213" w14:textId="77777777" w:rsidR="00F97085" w:rsidRDefault="00F97085" w:rsidP="0053754D">
      <w:pPr>
        <w:jc w:val="both"/>
      </w:pPr>
    </w:p>
    <w:p w14:paraId="79EB86FA" w14:textId="77777777" w:rsidR="00F97085" w:rsidRDefault="00F97085" w:rsidP="0053754D">
      <w:pPr>
        <w:jc w:val="both"/>
      </w:pPr>
    </w:p>
    <w:p w14:paraId="48CEEF9E" w14:textId="5EC948A5" w:rsidR="00F97085" w:rsidRDefault="00F97085" w:rsidP="00F97085">
      <w:pPr>
        <w:jc w:val="both"/>
      </w:pPr>
      <w:r>
        <w:t>Similarly, Figure 2 shows life disparity or lifespan variation conditional on surviving to age 5 and at birth. As in the previous figure, the trends are very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significantly compared to those including mortality under age 5.</w:t>
      </w:r>
    </w:p>
    <w:p w14:paraId="5A0AF9C2" w14:textId="77777777" w:rsidR="00F97085" w:rsidRDefault="00F97085" w:rsidP="0053754D">
      <w:pPr>
        <w:jc w:val="both"/>
      </w:pPr>
    </w:p>
    <w:p w14:paraId="2994ECB6" w14:textId="3C1A5A67" w:rsidR="007D2FCA" w:rsidRDefault="00F16598" w:rsidP="0053754D">
      <w:pPr>
        <w:jc w:val="both"/>
      </w:pPr>
      <w:r>
        <w:rPr>
          <w:noProof/>
        </w:rPr>
        <w:drawing>
          <wp:anchor distT="0" distB="0" distL="114300" distR="114300" simplePos="0" relativeHeight="251660800" behindDoc="0" locked="0" layoutInCell="1" allowOverlap="1" wp14:anchorId="46FED8E8" wp14:editId="064B2DF4">
            <wp:simplePos x="0" y="0"/>
            <wp:positionH relativeFrom="column">
              <wp:posOffset>-232703</wp:posOffset>
            </wp:positionH>
            <wp:positionV relativeFrom="paragraph">
              <wp:posOffset>471268</wp:posOffset>
            </wp:positionV>
            <wp:extent cx="7062470" cy="46558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2470" cy="4655820"/>
                    </a:xfrm>
                    <a:prstGeom prst="rect">
                      <a:avLst/>
                    </a:prstGeom>
                  </pic:spPr>
                </pic:pic>
              </a:graphicData>
            </a:graphic>
            <wp14:sizeRelH relativeFrom="page">
              <wp14:pctWidth>0</wp14:pctWidth>
            </wp14:sizeRelH>
            <wp14:sizeRelV relativeFrom="page">
              <wp14:pctHeight>0</wp14:pctHeight>
            </wp14:sizeRelV>
          </wp:anchor>
        </w:drawing>
      </w:r>
      <w:r>
        <w:t>Figure 3. Association between changes in life expectancy at age 5 and lifespan variation conditional on surviving to age 5.</w:t>
      </w:r>
    </w:p>
    <w:p w14:paraId="69FC0A7E" w14:textId="52CF1802"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6"/>
        <w:gridCol w:w="1521"/>
        <w:gridCol w:w="1854"/>
        <w:gridCol w:w="1762"/>
        <w:gridCol w:w="1556"/>
        <w:gridCol w:w="1731"/>
      </w:tblGrid>
      <w:tr w:rsidR="0031445F" w14:paraId="2ABA1690" w14:textId="77777777" w:rsidTr="0031445F">
        <w:trPr>
          <w:trHeight w:val="361"/>
          <w:tblHeader/>
          <w:tblCellSpacing w:w="15" w:type="dxa"/>
        </w:trPr>
        <w:tc>
          <w:tcPr>
            <w:tcW w:w="1491" w:type="dxa"/>
            <w:tcBorders>
              <w:top w:val="nil"/>
              <w:bottom w:val="single" w:sz="2" w:space="0" w:color="111111"/>
            </w:tcBorders>
            <w:tcMar>
              <w:top w:w="0" w:type="dxa"/>
              <w:left w:w="270" w:type="dxa"/>
              <w:bottom w:w="0" w:type="dxa"/>
              <w:right w:w="270" w:type="dxa"/>
            </w:tcMar>
            <w:vAlign w:val="center"/>
          </w:tcPr>
          <w:p w14:paraId="04C27547" w14:textId="02F2815E" w:rsidR="0031445F" w:rsidRPr="0031445F" w:rsidRDefault="0031445F">
            <w:pPr>
              <w:shd w:val="clear" w:color="auto" w:fill="FFFFFF"/>
              <w:rPr>
                <w:sz w:val="20"/>
              </w:rPr>
            </w:pPr>
          </w:p>
        </w:tc>
        <w:tc>
          <w:tcPr>
            <w:tcW w:w="1491" w:type="dxa"/>
            <w:tcBorders>
              <w:top w:val="nil"/>
              <w:bottom w:val="single" w:sz="2" w:space="0" w:color="111111"/>
            </w:tcBorders>
            <w:tcMar>
              <w:top w:w="0" w:type="dxa"/>
              <w:left w:w="270" w:type="dxa"/>
              <w:bottom w:w="0" w:type="dxa"/>
              <w:right w:w="270" w:type="dxa"/>
            </w:tcMar>
            <w:vAlign w:val="center"/>
            <w:hideMark/>
          </w:tcPr>
          <w:p w14:paraId="3319C7B6" w14:textId="3FCC4882" w:rsidR="0031445F" w:rsidRPr="0031445F" w:rsidRDefault="0031445F">
            <w:pPr>
              <w:jc w:val="center"/>
              <w:rPr>
                <w:sz w:val="20"/>
              </w:rPr>
            </w:pPr>
            <w:r w:rsidRPr="0031445F">
              <w:rPr>
                <w:b/>
                <w:sz w:val="20"/>
              </w:rPr>
              <w:t>Stagnation 1960-1980</w:t>
            </w:r>
          </w:p>
        </w:tc>
        <w:tc>
          <w:tcPr>
            <w:tcW w:w="1824" w:type="dxa"/>
            <w:tcBorders>
              <w:top w:val="nil"/>
              <w:bottom w:val="single" w:sz="2" w:space="0" w:color="111111"/>
            </w:tcBorders>
            <w:tcMar>
              <w:top w:w="0" w:type="dxa"/>
              <w:left w:w="270" w:type="dxa"/>
              <w:bottom w:w="0" w:type="dxa"/>
              <w:right w:w="270" w:type="dxa"/>
            </w:tcMar>
            <w:vAlign w:val="center"/>
            <w:hideMark/>
          </w:tcPr>
          <w:p w14:paraId="7F0F5D51" w14:textId="0B4AD7F2" w:rsidR="0031445F" w:rsidRPr="0031445F" w:rsidRDefault="0031445F">
            <w:pPr>
              <w:jc w:val="right"/>
              <w:rPr>
                <w:sz w:val="20"/>
              </w:rPr>
            </w:pPr>
            <w:r w:rsidRPr="0031445F">
              <w:rPr>
                <w:b/>
                <w:sz w:val="20"/>
              </w:rPr>
              <w:t>Improvements 1980-1988</w:t>
            </w:r>
          </w:p>
        </w:tc>
        <w:tc>
          <w:tcPr>
            <w:tcW w:w="1732" w:type="dxa"/>
            <w:tcBorders>
              <w:top w:val="nil"/>
              <w:bottom w:val="single" w:sz="2" w:space="0" w:color="111111"/>
            </w:tcBorders>
            <w:tcMar>
              <w:top w:w="0" w:type="dxa"/>
              <w:left w:w="270" w:type="dxa"/>
              <w:bottom w:w="0" w:type="dxa"/>
              <w:right w:w="270" w:type="dxa"/>
            </w:tcMar>
            <w:vAlign w:val="center"/>
            <w:hideMark/>
          </w:tcPr>
          <w:p w14:paraId="0B7BE237" w14:textId="1FA8CFE0" w:rsidR="0031445F" w:rsidRPr="0031445F" w:rsidRDefault="0031445F">
            <w:pPr>
              <w:jc w:val="right"/>
              <w:rPr>
                <w:sz w:val="20"/>
              </w:rPr>
            </w:pPr>
            <w:r w:rsidRPr="0031445F">
              <w:rPr>
                <w:b/>
                <w:sz w:val="20"/>
              </w:rPr>
              <w:t>Deterioration 1988-1994</w:t>
            </w:r>
          </w:p>
        </w:tc>
        <w:tc>
          <w:tcPr>
            <w:tcW w:w="1526" w:type="dxa"/>
            <w:tcBorders>
              <w:top w:val="nil"/>
              <w:bottom w:val="single" w:sz="2" w:space="0" w:color="111111"/>
            </w:tcBorders>
            <w:tcMar>
              <w:top w:w="0" w:type="dxa"/>
              <w:left w:w="270" w:type="dxa"/>
              <w:bottom w:w="0" w:type="dxa"/>
              <w:right w:w="270" w:type="dxa"/>
            </w:tcMar>
            <w:vAlign w:val="center"/>
            <w:hideMark/>
          </w:tcPr>
          <w:p w14:paraId="2AA22023" w14:textId="08183326" w:rsidR="0031445F" w:rsidRPr="0031445F" w:rsidRDefault="0031445F">
            <w:pPr>
              <w:jc w:val="right"/>
              <w:rPr>
                <w:sz w:val="20"/>
              </w:rPr>
            </w:pPr>
            <w:r w:rsidRPr="0031445F">
              <w:rPr>
                <w:b/>
                <w:sz w:val="20"/>
              </w:rPr>
              <w:t>Divergence 1994-2000</w:t>
            </w:r>
          </w:p>
        </w:tc>
        <w:tc>
          <w:tcPr>
            <w:tcW w:w="1686" w:type="dxa"/>
            <w:tcBorders>
              <w:top w:val="nil"/>
              <w:bottom w:val="single" w:sz="2" w:space="0" w:color="111111"/>
            </w:tcBorders>
            <w:tcMar>
              <w:top w:w="0" w:type="dxa"/>
              <w:left w:w="270" w:type="dxa"/>
              <w:bottom w:w="0" w:type="dxa"/>
              <w:right w:w="270" w:type="dxa"/>
            </w:tcMar>
            <w:vAlign w:val="center"/>
            <w:hideMark/>
          </w:tcPr>
          <w:p w14:paraId="28B7B57C" w14:textId="0286E3D3" w:rsidR="0031445F" w:rsidRPr="0031445F" w:rsidRDefault="0031445F">
            <w:pPr>
              <w:jc w:val="right"/>
              <w:rPr>
                <w:sz w:val="20"/>
              </w:rPr>
            </w:pPr>
            <w:r w:rsidRPr="0031445F">
              <w:rPr>
                <w:b/>
                <w:sz w:val="20"/>
              </w:rPr>
              <w:t>Convergence 2000-present</w:t>
            </w:r>
          </w:p>
        </w:tc>
      </w:tr>
      <w:tr w:rsidR="0031445F" w14:paraId="01CAD806" w14:textId="77777777" w:rsidTr="0031445F">
        <w:trPr>
          <w:trHeight w:val="311"/>
          <w:tblCellSpacing w:w="15" w:type="dxa"/>
        </w:trPr>
        <w:tc>
          <w:tcPr>
            <w:tcW w:w="1491" w:type="dxa"/>
            <w:tcBorders>
              <w:top w:val="nil"/>
            </w:tcBorders>
            <w:shd w:val="clear" w:color="auto" w:fill="F9F9F9"/>
            <w:tcMar>
              <w:top w:w="120" w:type="dxa"/>
              <w:left w:w="150" w:type="dxa"/>
              <w:bottom w:w="120" w:type="dxa"/>
              <w:right w:w="150" w:type="dxa"/>
            </w:tcMar>
            <w:vAlign w:val="center"/>
            <w:hideMark/>
          </w:tcPr>
          <w:p w14:paraId="400054D9" w14:textId="5B9A3125" w:rsidR="0031445F" w:rsidRPr="0031445F" w:rsidRDefault="00F97085">
            <w:pPr>
              <w:rPr>
                <w:sz w:val="20"/>
              </w:rPr>
            </w:pPr>
            <w:r w:rsidRPr="0031445F">
              <w:rPr>
                <w:sz w:val="20"/>
              </w:rPr>
              <w:t>opposite direction (%)</w:t>
            </w:r>
          </w:p>
        </w:tc>
        <w:tc>
          <w:tcPr>
            <w:tcW w:w="1491" w:type="dxa"/>
            <w:tcBorders>
              <w:top w:val="nil"/>
            </w:tcBorders>
            <w:shd w:val="clear" w:color="auto" w:fill="F9F9F9"/>
            <w:tcMar>
              <w:top w:w="120" w:type="dxa"/>
              <w:left w:w="150" w:type="dxa"/>
              <w:bottom w:w="120" w:type="dxa"/>
              <w:right w:w="150" w:type="dxa"/>
            </w:tcMar>
            <w:vAlign w:val="center"/>
            <w:hideMark/>
          </w:tcPr>
          <w:p w14:paraId="67C3EE0F" w14:textId="77777777" w:rsidR="0031445F" w:rsidRPr="0031445F" w:rsidRDefault="0031445F">
            <w:pPr>
              <w:jc w:val="right"/>
              <w:rPr>
                <w:sz w:val="20"/>
              </w:rPr>
            </w:pPr>
            <w:r w:rsidRPr="0031445F">
              <w:rPr>
                <w:sz w:val="20"/>
              </w:rPr>
              <w:t>58.64</w:t>
            </w:r>
          </w:p>
        </w:tc>
        <w:tc>
          <w:tcPr>
            <w:tcW w:w="1824" w:type="dxa"/>
            <w:tcBorders>
              <w:top w:val="nil"/>
            </w:tcBorders>
            <w:shd w:val="clear" w:color="auto" w:fill="F9F9F9"/>
            <w:tcMar>
              <w:top w:w="120" w:type="dxa"/>
              <w:left w:w="150" w:type="dxa"/>
              <w:bottom w:w="120" w:type="dxa"/>
              <w:right w:w="150" w:type="dxa"/>
            </w:tcMar>
            <w:vAlign w:val="center"/>
            <w:hideMark/>
          </w:tcPr>
          <w:p w14:paraId="62909E7F" w14:textId="77777777" w:rsidR="0031445F" w:rsidRPr="0031445F" w:rsidRDefault="0031445F">
            <w:pPr>
              <w:jc w:val="right"/>
              <w:rPr>
                <w:sz w:val="20"/>
              </w:rPr>
            </w:pPr>
            <w:r w:rsidRPr="0031445F">
              <w:rPr>
                <w:sz w:val="20"/>
              </w:rPr>
              <w:t>54.84</w:t>
            </w:r>
          </w:p>
        </w:tc>
        <w:tc>
          <w:tcPr>
            <w:tcW w:w="1732" w:type="dxa"/>
            <w:tcBorders>
              <w:top w:val="nil"/>
            </w:tcBorders>
            <w:shd w:val="clear" w:color="auto" w:fill="F9F9F9"/>
            <w:tcMar>
              <w:top w:w="120" w:type="dxa"/>
              <w:left w:w="150" w:type="dxa"/>
              <w:bottom w:w="120" w:type="dxa"/>
              <w:right w:w="150" w:type="dxa"/>
            </w:tcMar>
            <w:vAlign w:val="center"/>
            <w:hideMark/>
          </w:tcPr>
          <w:p w14:paraId="611D614D" w14:textId="07F9FFE8" w:rsidR="0031445F" w:rsidRPr="0031445F" w:rsidRDefault="0031445F">
            <w:pPr>
              <w:jc w:val="right"/>
              <w:rPr>
                <w:sz w:val="20"/>
              </w:rPr>
            </w:pPr>
            <w:r w:rsidRPr="0031445F">
              <w:rPr>
                <w:sz w:val="20"/>
              </w:rPr>
              <w:t>25.00</w:t>
            </w:r>
          </w:p>
        </w:tc>
        <w:tc>
          <w:tcPr>
            <w:tcW w:w="1526" w:type="dxa"/>
            <w:tcBorders>
              <w:top w:val="nil"/>
            </w:tcBorders>
            <w:shd w:val="clear" w:color="auto" w:fill="F9F9F9"/>
            <w:tcMar>
              <w:top w:w="120" w:type="dxa"/>
              <w:left w:w="150" w:type="dxa"/>
              <w:bottom w:w="120" w:type="dxa"/>
              <w:right w:w="150" w:type="dxa"/>
            </w:tcMar>
            <w:vAlign w:val="center"/>
            <w:hideMark/>
          </w:tcPr>
          <w:p w14:paraId="3F2AA7C8" w14:textId="77777777" w:rsidR="0031445F" w:rsidRPr="0031445F" w:rsidRDefault="0031445F">
            <w:pPr>
              <w:jc w:val="right"/>
              <w:rPr>
                <w:sz w:val="20"/>
              </w:rPr>
            </w:pPr>
            <w:r w:rsidRPr="0031445F">
              <w:rPr>
                <w:sz w:val="20"/>
              </w:rPr>
              <w:t>31.67</w:t>
            </w:r>
          </w:p>
        </w:tc>
        <w:tc>
          <w:tcPr>
            <w:tcW w:w="1686" w:type="dxa"/>
            <w:tcBorders>
              <w:top w:val="nil"/>
            </w:tcBorders>
            <w:shd w:val="clear" w:color="auto" w:fill="F9F9F9"/>
            <w:tcMar>
              <w:top w:w="120" w:type="dxa"/>
              <w:left w:w="150" w:type="dxa"/>
              <w:bottom w:w="120" w:type="dxa"/>
              <w:right w:w="150" w:type="dxa"/>
            </w:tcMar>
            <w:vAlign w:val="center"/>
            <w:hideMark/>
          </w:tcPr>
          <w:p w14:paraId="62737135" w14:textId="77777777" w:rsidR="0031445F" w:rsidRPr="0031445F" w:rsidRDefault="0031445F">
            <w:pPr>
              <w:jc w:val="right"/>
              <w:rPr>
                <w:sz w:val="20"/>
              </w:rPr>
            </w:pPr>
            <w:r w:rsidRPr="0031445F">
              <w:rPr>
                <w:sz w:val="20"/>
              </w:rPr>
              <w:t>37.21</w:t>
            </w:r>
          </w:p>
        </w:tc>
      </w:tr>
      <w:tr w:rsidR="0031445F" w14:paraId="2415E8CF" w14:textId="77777777" w:rsidTr="0031445F">
        <w:trPr>
          <w:trHeight w:val="298"/>
          <w:tblCellSpacing w:w="15" w:type="dxa"/>
        </w:trPr>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5DCE0285" w14:textId="02D044B0" w:rsidR="0031445F" w:rsidRPr="0031445F" w:rsidRDefault="00F97085">
            <w:pPr>
              <w:rPr>
                <w:sz w:val="20"/>
              </w:rPr>
            </w:pPr>
            <w:r>
              <w:rPr>
                <w:sz w:val="20"/>
              </w:rPr>
              <w:lastRenderedPageBreak/>
              <w:t>same</w:t>
            </w:r>
            <w:r w:rsidR="0031445F" w:rsidRPr="0031445F">
              <w:rPr>
                <w:sz w:val="20"/>
              </w:rPr>
              <w:t xml:space="preserve"> direction (%)</w:t>
            </w:r>
          </w:p>
        </w:tc>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434385D4" w14:textId="77777777" w:rsidR="0031445F" w:rsidRPr="0031445F" w:rsidRDefault="0031445F">
            <w:pPr>
              <w:jc w:val="right"/>
              <w:rPr>
                <w:sz w:val="20"/>
              </w:rPr>
            </w:pPr>
            <w:r w:rsidRPr="0031445F">
              <w:rPr>
                <w:sz w:val="20"/>
              </w:rPr>
              <w:t>41.36</w:t>
            </w:r>
          </w:p>
        </w:tc>
        <w:tc>
          <w:tcPr>
            <w:tcW w:w="1824" w:type="dxa"/>
            <w:tcBorders>
              <w:top w:val="single" w:sz="6" w:space="0" w:color="DDDDDD"/>
            </w:tcBorders>
            <w:shd w:val="clear" w:color="auto" w:fill="FFFFFF"/>
            <w:tcMar>
              <w:top w:w="120" w:type="dxa"/>
              <w:left w:w="150" w:type="dxa"/>
              <w:bottom w:w="120" w:type="dxa"/>
              <w:right w:w="150" w:type="dxa"/>
            </w:tcMar>
            <w:vAlign w:val="center"/>
            <w:hideMark/>
          </w:tcPr>
          <w:p w14:paraId="1071FADF" w14:textId="77777777" w:rsidR="0031445F" w:rsidRPr="0031445F" w:rsidRDefault="0031445F">
            <w:pPr>
              <w:jc w:val="right"/>
              <w:rPr>
                <w:sz w:val="20"/>
              </w:rPr>
            </w:pPr>
            <w:r w:rsidRPr="0031445F">
              <w:rPr>
                <w:sz w:val="20"/>
              </w:rPr>
              <w:t>45.16</w:t>
            </w:r>
          </w:p>
        </w:tc>
        <w:tc>
          <w:tcPr>
            <w:tcW w:w="1732" w:type="dxa"/>
            <w:tcBorders>
              <w:top w:val="single" w:sz="6" w:space="0" w:color="DDDDDD"/>
            </w:tcBorders>
            <w:shd w:val="clear" w:color="auto" w:fill="FFFFFF"/>
            <w:tcMar>
              <w:top w:w="120" w:type="dxa"/>
              <w:left w:w="150" w:type="dxa"/>
              <w:bottom w:w="120" w:type="dxa"/>
              <w:right w:w="150" w:type="dxa"/>
            </w:tcMar>
            <w:vAlign w:val="center"/>
            <w:hideMark/>
          </w:tcPr>
          <w:p w14:paraId="7FB20337" w14:textId="5B6B8AC2" w:rsidR="0031445F" w:rsidRPr="0031445F" w:rsidRDefault="0031445F">
            <w:pPr>
              <w:jc w:val="right"/>
              <w:rPr>
                <w:sz w:val="20"/>
              </w:rPr>
            </w:pPr>
            <w:r w:rsidRPr="0031445F">
              <w:rPr>
                <w:sz w:val="20"/>
              </w:rPr>
              <w:t>75.00</w:t>
            </w:r>
          </w:p>
        </w:tc>
        <w:tc>
          <w:tcPr>
            <w:tcW w:w="1526" w:type="dxa"/>
            <w:tcBorders>
              <w:top w:val="single" w:sz="6" w:space="0" w:color="DDDDDD"/>
            </w:tcBorders>
            <w:shd w:val="clear" w:color="auto" w:fill="FFFFFF"/>
            <w:tcMar>
              <w:top w:w="120" w:type="dxa"/>
              <w:left w:w="150" w:type="dxa"/>
              <w:bottom w:w="120" w:type="dxa"/>
              <w:right w:w="150" w:type="dxa"/>
            </w:tcMar>
            <w:vAlign w:val="center"/>
            <w:hideMark/>
          </w:tcPr>
          <w:p w14:paraId="6B325CC0" w14:textId="77777777" w:rsidR="0031445F" w:rsidRPr="0031445F" w:rsidRDefault="0031445F">
            <w:pPr>
              <w:jc w:val="right"/>
              <w:rPr>
                <w:sz w:val="20"/>
              </w:rPr>
            </w:pPr>
            <w:r w:rsidRPr="0031445F">
              <w:rPr>
                <w:sz w:val="20"/>
              </w:rPr>
              <w:t>68.33</w:t>
            </w:r>
          </w:p>
        </w:tc>
        <w:tc>
          <w:tcPr>
            <w:tcW w:w="1686" w:type="dxa"/>
            <w:tcBorders>
              <w:top w:val="single" w:sz="6" w:space="0" w:color="DDDDDD"/>
            </w:tcBorders>
            <w:shd w:val="clear" w:color="auto" w:fill="FFFFFF"/>
            <w:tcMar>
              <w:top w:w="120" w:type="dxa"/>
              <w:left w:w="150" w:type="dxa"/>
              <w:bottom w:w="120" w:type="dxa"/>
              <w:right w:w="150" w:type="dxa"/>
            </w:tcMar>
            <w:vAlign w:val="center"/>
            <w:hideMark/>
          </w:tcPr>
          <w:p w14:paraId="061D10B0" w14:textId="77777777" w:rsidR="0031445F" w:rsidRPr="0031445F" w:rsidRDefault="0031445F">
            <w:pPr>
              <w:jc w:val="right"/>
              <w:rPr>
                <w:sz w:val="20"/>
              </w:rPr>
            </w:pPr>
            <w:r w:rsidRPr="0031445F">
              <w:rPr>
                <w:sz w:val="20"/>
              </w:rPr>
              <w:t>62.79</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528050F1" w:rsidR="007D2FCA" w:rsidRDefault="007D2FCA" w:rsidP="0053754D">
      <w:pPr>
        <w:jc w:val="both"/>
      </w:pPr>
      <w:r>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We believe the results are the same after age 5 because by ignoring the steep decrease of the probability of dying from age 0 to 5,</w:t>
      </w:r>
      <w:r w:rsidR="0005683F">
        <w:t xml:space="preserve"> the age at death distribution starts at values very close to zero. Which would not be the case if we start at age 30 for example, since in this case the distribution would </w:t>
      </w:r>
      <w:r w:rsidR="000448BE">
        <w:t xml:space="preserve">be </w:t>
      </w:r>
      <w:r w:rsidR="0005683F">
        <w:t>truncated in the left side (e.g. not st</w:t>
      </w:r>
      <w:r w:rsidR="00371BF6">
        <w:t>arting at values close to zero)</w:t>
      </w:r>
      <w:r w:rsidR="000448BE">
        <w:t xml:space="preserve">. </w:t>
      </w:r>
    </w:p>
    <w:p w14:paraId="1118E6E3" w14:textId="77777777" w:rsidR="00371BF6" w:rsidRDefault="00371BF6" w:rsidP="0053754D">
      <w:pPr>
        <w:jc w:val="both"/>
      </w:pPr>
    </w:p>
    <w:p w14:paraId="5AF08053" w14:textId="5C707F98" w:rsidR="009E220F" w:rsidRDefault="00F8644E" w:rsidP="0053754D">
      <w:pPr>
        <w:jc w:val="both"/>
      </w:pPr>
      <w:r>
        <w:rPr>
          <w:noProof/>
        </w:rPr>
        <w:drawing>
          <wp:anchor distT="0" distB="0" distL="114300" distR="114300" simplePos="0" relativeHeight="251655680" behindDoc="1" locked="0" layoutInCell="1" allowOverlap="1" wp14:anchorId="04E77D3A" wp14:editId="0FB7FAAB">
            <wp:simplePos x="0" y="0"/>
            <wp:positionH relativeFrom="column">
              <wp:posOffset>-581132</wp:posOffset>
            </wp:positionH>
            <wp:positionV relativeFrom="paragraph">
              <wp:posOffset>503893</wp:posOffset>
            </wp:positionV>
            <wp:extent cx="7109460" cy="4733925"/>
            <wp:effectExtent l="0" t="0" r="0" b="9525"/>
            <wp:wrapTight wrapText="bothSides">
              <wp:wrapPolygon edited="0">
                <wp:start x="0" y="0"/>
                <wp:lineTo x="0" y="21557"/>
                <wp:lineTo x="21531" y="2155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09460" cy="4733925"/>
                    </a:xfrm>
                    <a:prstGeom prst="rect">
                      <a:avLst/>
                    </a:prstGeom>
                  </pic:spPr>
                </pic:pic>
              </a:graphicData>
            </a:graphic>
            <wp14:sizeRelH relativeFrom="page">
              <wp14:pctWidth>0</wp14:pctWidth>
            </wp14:sizeRelH>
            <wp14:sizeRelV relativeFrom="page">
              <wp14:pctHeight>0</wp14:pctHeight>
            </wp14:sizeRelV>
          </wp:anchor>
        </w:drawing>
      </w:r>
      <w:r w:rsidR="00F16598">
        <w:t>Figure 4</w:t>
      </w:r>
      <w:r w:rsidR="009E220F">
        <w:t>. Age specific contributions to changes in life disparity conditional on surviving at age 5, by period.</w:t>
      </w:r>
    </w:p>
    <w:p w14:paraId="4972AE23" w14:textId="4240DEF0" w:rsidR="009E220F" w:rsidRDefault="009E220F" w:rsidP="0053754D">
      <w:pPr>
        <w:jc w:val="both"/>
      </w:pPr>
    </w:p>
    <w:p w14:paraId="53A6BE6E" w14:textId="3F3650BB" w:rsidR="004E3D11" w:rsidRPr="00DB41CE" w:rsidRDefault="004E3D11" w:rsidP="002B4381">
      <w:pPr>
        <w:jc w:val="both"/>
      </w:pPr>
    </w:p>
    <w:p w14:paraId="1D98FEC7" w14:textId="341FBADB" w:rsidR="009F7473" w:rsidRDefault="009F7473" w:rsidP="002B4381">
      <w:pPr>
        <w:jc w:val="both"/>
        <w:rPr>
          <w:ins w:id="44" w:author="José Manuel Aburto" w:date="2018-02-14T16:48:00Z"/>
        </w:rPr>
      </w:pPr>
    </w:p>
    <w:p w14:paraId="40502E43" w14:textId="6E8C68E5" w:rsidR="009F7473" w:rsidRDefault="009F7473" w:rsidP="002B4381">
      <w:pPr>
        <w:jc w:val="both"/>
        <w:rPr>
          <w:ins w:id="45" w:author="José Manuel Aburto" w:date="2018-02-14T16:48:00Z"/>
        </w:rPr>
      </w:pPr>
    </w:p>
    <w:p w14:paraId="1BA11E0B" w14:textId="3DD76E78" w:rsidR="009F7473" w:rsidRDefault="009F7473" w:rsidP="002B4381">
      <w:pPr>
        <w:jc w:val="both"/>
        <w:rPr>
          <w:ins w:id="46" w:author="José Manuel Aburto" w:date="2018-02-14T16:48:00Z"/>
        </w:rPr>
      </w:pPr>
    </w:p>
    <w:p w14:paraId="0CB5C67E" w14:textId="02B76C38" w:rsidR="009F7473" w:rsidRDefault="009F7473" w:rsidP="002B4381">
      <w:pPr>
        <w:jc w:val="both"/>
        <w:rPr>
          <w:ins w:id="47" w:author="José Manuel Aburto" w:date="2018-02-14T16:49:00Z"/>
        </w:rPr>
      </w:pPr>
      <w:ins w:id="48" w:author="José Manuel Aburto" w:date="2018-02-14T16:48:00Z">
        <w:r>
          <w:t>We performed an additional robustne</w:t>
        </w:r>
      </w:ins>
      <w:ins w:id="49" w:author="José Manuel Aburto" w:date="2018-02-14T16:49:00Z">
        <w:r>
          <w:t>ss check. We doubled IMRs before 1990, and then a linear decrease towards and inflation of 10% from 2000 onwards. Our results show that even by these drastic assumptions our results would still hold.</w:t>
        </w:r>
      </w:ins>
    </w:p>
    <w:p w14:paraId="51BF528C" w14:textId="77777777" w:rsidR="009F7473" w:rsidRDefault="009F7473" w:rsidP="002B4381">
      <w:pPr>
        <w:jc w:val="both"/>
        <w:rPr>
          <w:ins w:id="50" w:author="José Manuel Aburto" w:date="2018-02-14T16:48:00Z"/>
        </w:rPr>
      </w:pPr>
    </w:p>
    <w:p w14:paraId="21C3DE04" w14:textId="5361A592" w:rsidR="00DB41CE" w:rsidRDefault="009F7473" w:rsidP="002B4381">
      <w:pPr>
        <w:jc w:val="both"/>
      </w:pPr>
      <w:ins w:id="51" w:author="José Manuel Aburto" w:date="2018-02-14T16:50:00Z">
        <w:r>
          <w:t xml:space="preserve">Figure 5. </w:t>
        </w:r>
      </w:ins>
      <w:r w:rsidR="00DB41CE" w:rsidRPr="00DB41CE">
        <w:t>Association between changes in life expectancy and lifespan variation doubling infant mortality rates prior to 1990, a linear decrease to 10% higher rates in 2000, and constant inflation of 10% thereafter.</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6"/>
        <w:gridCol w:w="1521"/>
        <w:gridCol w:w="1854"/>
        <w:gridCol w:w="1762"/>
        <w:gridCol w:w="1556"/>
        <w:gridCol w:w="1731"/>
      </w:tblGrid>
      <w:tr w:rsidR="00054DD6" w14:paraId="560D2C09" w14:textId="77777777" w:rsidTr="00DD6E9E">
        <w:trPr>
          <w:trHeight w:val="361"/>
          <w:tblHeader/>
          <w:tblCellSpacing w:w="15" w:type="dxa"/>
        </w:trPr>
        <w:tc>
          <w:tcPr>
            <w:tcW w:w="1491" w:type="dxa"/>
            <w:tcBorders>
              <w:top w:val="nil"/>
              <w:bottom w:val="single" w:sz="2" w:space="0" w:color="111111"/>
            </w:tcBorders>
            <w:tcMar>
              <w:top w:w="0" w:type="dxa"/>
              <w:left w:w="270" w:type="dxa"/>
              <w:bottom w:w="0" w:type="dxa"/>
              <w:right w:w="270" w:type="dxa"/>
            </w:tcMar>
            <w:vAlign w:val="center"/>
          </w:tcPr>
          <w:p w14:paraId="7209EA16" w14:textId="77777777" w:rsidR="00054DD6" w:rsidRPr="0031445F" w:rsidRDefault="00054DD6" w:rsidP="00DD6E9E">
            <w:pPr>
              <w:shd w:val="clear" w:color="auto" w:fill="FFFFFF"/>
              <w:rPr>
                <w:sz w:val="20"/>
              </w:rPr>
            </w:pPr>
          </w:p>
        </w:tc>
        <w:tc>
          <w:tcPr>
            <w:tcW w:w="1491" w:type="dxa"/>
            <w:tcBorders>
              <w:top w:val="nil"/>
              <w:bottom w:val="single" w:sz="2" w:space="0" w:color="111111"/>
            </w:tcBorders>
            <w:tcMar>
              <w:top w:w="0" w:type="dxa"/>
              <w:left w:w="270" w:type="dxa"/>
              <w:bottom w:w="0" w:type="dxa"/>
              <w:right w:w="270" w:type="dxa"/>
            </w:tcMar>
            <w:vAlign w:val="center"/>
            <w:hideMark/>
          </w:tcPr>
          <w:p w14:paraId="0166491B" w14:textId="77777777" w:rsidR="00054DD6" w:rsidRPr="0031445F" w:rsidRDefault="00054DD6" w:rsidP="00DD6E9E">
            <w:pPr>
              <w:jc w:val="center"/>
              <w:rPr>
                <w:sz w:val="20"/>
              </w:rPr>
            </w:pPr>
            <w:r w:rsidRPr="0031445F">
              <w:rPr>
                <w:b/>
                <w:sz w:val="20"/>
              </w:rPr>
              <w:t>Stagnation 1960-1980</w:t>
            </w:r>
          </w:p>
        </w:tc>
        <w:tc>
          <w:tcPr>
            <w:tcW w:w="1824" w:type="dxa"/>
            <w:tcBorders>
              <w:top w:val="nil"/>
              <w:bottom w:val="single" w:sz="2" w:space="0" w:color="111111"/>
            </w:tcBorders>
            <w:tcMar>
              <w:top w:w="0" w:type="dxa"/>
              <w:left w:w="270" w:type="dxa"/>
              <w:bottom w:w="0" w:type="dxa"/>
              <w:right w:w="270" w:type="dxa"/>
            </w:tcMar>
            <w:vAlign w:val="center"/>
            <w:hideMark/>
          </w:tcPr>
          <w:p w14:paraId="4C0F2EB4" w14:textId="77777777" w:rsidR="00054DD6" w:rsidRPr="0031445F" w:rsidRDefault="00054DD6" w:rsidP="00DD6E9E">
            <w:pPr>
              <w:jc w:val="right"/>
              <w:rPr>
                <w:sz w:val="20"/>
              </w:rPr>
            </w:pPr>
            <w:r w:rsidRPr="0031445F">
              <w:rPr>
                <w:b/>
                <w:sz w:val="20"/>
              </w:rPr>
              <w:t>Improvements 1980-1988</w:t>
            </w:r>
          </w:p>
        </w:tc>
        <w:tc>
          <w:tcPr>
            <w:tcW w:w="1732" w:type="dxa"/>
            <w:tcBorders>
              <w:top w:val="nil"/>
              <w:bottom w:val="single" w:sz="2" w:space="0" w:color="111111"/>
            </w:tcBorders>
            <w:tcMar>
              <w:top w:w="0" w:type="dxa"/>
              <w:left w:w="270" w:type="dxa"/>
              <w:bottom w:w="0" w:type="dxa"/>
              <w:right w:w="270" w:type="dxa"/>
            </w:tcMar>
            <w:vAlign w:val="center"/>
            <w:hideMark/>
          </w:tcPr>
          <w:p w14:paraId="7D7F9B6F" w14:textId="77777777" w:rsidR="00054DD6" w:rsidRPr="0031445F" w:rsidRDefault="00054DD6" w:rsidP="00DD6E9E">
            <w:pPr>
              <w:jc w:val="right"/>
              <w:rPr>
                <w:sz w:val="20"/>
              </w:rPr>
            </w:pPr>
            <w:r w:rsidRPr="0031445F">
              <w:rPr>
                <w:b/>
                <w:sz w:val="20"/>
              </w:rPr>
              <w:t>Deterioration 1988-1994</w:t>
            </w:r>
          </w:p>
        </w:tc>
        <w:tc>
          <w:tcPr>
            <w:tcW w:w="1526" w:type="dxa"/>
            <w:tcBorders>
              <w:top w:val="nil"/>
              <w:bottom w:val="single" w:sz="2" w:space="0" w:color="111111"/>
            </w:tcBorders>
            <w:tcMar>
              <w:top w:w="0" w:type="dxa"/>
              <w:left w:w="270" w:type="dxa"/>
              <w:bottom w:w="0" w:type="dxa"/>
              <w:right w:w="270" w:type="dxa"/>
            </w:tcMar>
            <w:vAlign w:val="center"/>
            <w:hideMark/>
          </w:tcPr>
          <w:p w14:paraId="237AFA25" w14:textId="77777777" w:rsidR="00054DD6" w:rsidRPr="0031445F" w:rsidRDefault="00054DD6" w:rsidP="00DD6E9E">
            <w:pPr>
              <w:jc w:val="right"/>
              <w:rPr>
                <w:sz w:val="20"/>
              </w:rPr>
            </w:pPr>
            <w:r w:rsidRPr="0031445F">
              <w:rPr>
                <w:b/>
                <w:sz w:val="20"/>
              </w:rPr>
              <w:t>Divergence 1994-2000</w:t>
            </w:r>
          </w:p>
        </w:tc>
        <w:tc>
          <w:tcPr>
            <w:tcW w:w="1686" w:type="dxa"/>
            <w:tcBorders>
              <w:top w:val="nil"/>
              <w:bottom w:val="single" w:sz="2" w:space="0" w:color="111111"/>
            </w:tcBorders>
            <w:tcMar>
              <w:top w:w="0" w:type="dxa"/>
              <w:left w:w="270" w:type="dxa"/>
              <w:bottom w:w="0" w:type="dxa"/>
              <w:right w:w="270" w:type="dxa"/>
            </w:tcMar>
            <w:vAlign w:val="center"/>
            <w:hideMark/>
          </w:tcPr>
          <w:p w14:paraId="3FDB2AFE" w14:textId="77777777" w:rsidR="00054DD6" w:rsidRPr="0031445F" w:rsidRDefault="00054DD6" w:rsidP="00DD6E9E">
            <w:pPr>
              <w:jc w:val="right"/>
              <w:rPr>
                <w:sz w:val="20"/>
              </w:rPr>
            </w:pPr>
            <w:r w:rsidRPr="0031445F">
              <w:rPr>
                <w:b/>
                <w:sz w:val="20"/>
              </w:rPr>
              <w:t>Convergence 2000-present</w:t>
            </w:r>
          </w:p>
        </w:tc>
      </w:tr>
      <w:tr w:rsidR="00054DD6" w14:paraId="6214F1BB" w14:textId="77777777" w:rsidTr="00DD6E9E">
        <w:trPr>
          <w:trHeight w:val="311"/>
          <w:tblCellSpacing w:w="15" w:type="dxa"/>
        </w:trPr>
        <w:tc>
          <w:tcPr>
            <w:tcW w:w="1491" w:type="dxa"/>
            <w:tcBorders>
              <w:top w:val="nil"/>
            </w:tcBorders>
            <w:shd w:val="clear" w:color="auto" w:fill="F9F9F9"/>
            <w:tcMar>
              <w:top w:w="120" w:type="dxa"/>
              <w:left w:w="150" w:type="dxa"/>
              <w:bottom w:w="120" w:type="dxa"/>
              <w:right w:w="150" w:type="dxa"/>
            </w:tcMar>
            <w:vAlign w:val="center"/>
            <w:hideMark/>
          </w:tcPr>
          <w:p w14:paraId="525F4656" w14:textId="77777777" w:rsidR="00054DD6" w:rsidRPr="0031445F" w:rsidRDefault="00054DD6" w:rsidP="00DD6E9E">
            <w:pPr>
              <w:rPr>
                <w:sz w:val="20"/>
              </w:rPr>
            </w:pPr>
            <w:r w:rsidRPr="0031445F">
              <w:rPr>
                <w:sz w:val="20"/>
              </w:rPr>
              <w:t>opposite direction (%)</w:t>
            </w:r>
          </w:p>
        </w:tc>
        <w:tc>
          <w:tcPr>
            <w:tcW w:w="1491" w:type="dxa"/>
            <w:tcBorders>
              <w:top w:val="nil"/>
            </w:tcBorders>
            <w:shd w:val="clear" w:color="auto" w:fill="F9F9F9"/>
            <w:tcMar>
              <w:top w:w="120" w:type="dxa"/>
              <w:left w:w="150" w:type="dxa"/>
              <w:bottom w:w="120" w:type="dxa"/>
              <w:right w:w="150" w:type="dxa"/>
            </w:tcMar>
            <w:vAlign w:val="center"/>
            <w:hideMark/>
          </w:tcPr>
          <w:p w14:paraId="2C1A2EC1" w14:textId="45B5FCB2" w:rsidR="00054DD6" w:rsidRPr="0031445F" w:rsidRDefault="00054DD6" w:rsidP="00DD6E9E">
            <w:pPr>
              <w:jc w:val="right"/>
              <w:rPr>
                <w:sz w:val="20"/>
              </w:rPr>
            </w:pPr>
            <w:r>
              <w:rPr>
                <w:sz w:val="20"/>
              </w:rPr>
              <w:t>47.73</w:t>
            </w:r>
          </w:p>
        </w:tc>
        <w:tc>
          <w:tcPr>
            <w:tcW w:w="1824" w:type="dxa"/>
            <w:tcBorders>
              <w:top w:val="nil"/>
            </w:tcBorders>
            <w:shd w:val="clear" w:color="auto" w:fill="F9F9F9"/>
            <w:tcMar>
              <w:top w:w="120" w:type="dxa"/>
              <w:left w:w="150" w:type="dxa"/>
              <w:bottom w:w="120" w:type="dxa"/>
              <w:right w:w="150" w:type="dxa"/>
            </w:tcMar>
            <w:vAlign w:val="center"/>
            <w:hideMark/>
          </w:tcPr>
          <w:p w14:paraId="03806FF8" w14:textId="746CF42E" w:rsidR="00054DD6" w:rsidRPr="0031445F" w:rsidRDefault="00054DD6" w:rsidP="00DD6E9E">
            <w:pPr>
              <w:jc w:val="right"/>
              <w:rPr>
                <w:sz w:val="20"/>
              </w:rPr>
            </w:pPr>
            <w:r>
              <w:rPr>
                <w:sz w:val="20"/>
              </w:rPr>
              <w:t>48.39</w:t>
            </w:r>
          </w:p>
        </w:tc>
        <w:tc>
          <w:tcPr>
            <w:tcW w:w="1732" w:type="dxa"/>
            <w:tcBorders>
              <w:top w:val="nil"/>
            </w:tcBorders>
            <w:shd w:val="clear" w:color="auto" w:fill="F9F9F9"/>
            <w:tcMar>
              <w:top w:w="120" w:type="dxa"/>
              <w:left w:w="150" w:type="dxa"/>
              <w:bottom w:w="120" w:type="dxa"/>
              <w:right w:w="150" w:type="dxa"/>
            </w:tcMar>
            <w:vAlign w:val="center"/>
            <w:hideMark/>
          </w:tcPr>
          <w:p w14:paraId="71542600" w14:textId="406ACB17" w:rsidR="00054DD6" w:rsidRPr="0031445F" w:rsidRDefault="00054DD6" w:rsidP="00DD6E9E">
            <w:pPr>
              <w:jc w:val="right"/>
              <w:rPr>
                <w:sz w:val="20"/>
              </w:rPr>
            </w:pPr>
            <w:r>
              <w:rPr>
                <w:sz w:val="20"/>
              </w:rPr>
              <w:t>27.78</w:t>
            </w:r>
          </w:p>
        </w:tc>
        <w:tc>
          <w:tcPr>
            <w:tcW w:w="1526" w:type="dxa"/>
            <w:tcBorders>
              <w:top w:val="nil"/>
            </w:tcBorders>
            <w:shd w:val="clear" w:color="auto" w:fill="F9F9F9"/>
            <w:tcMar>
              <w:top w:w="120" w:type="dxa"/>
              <w:left w:w="150" w:type="dxa"/>
              <w:bottom w:w="120" w:type="dxa"/>
              <w:right w:w="150" w:type="dxa"/>
            </w:tcMar>
            <w:vAlign w:val="center"/>
            <w:hideMark/>
          </w:tcPr>
          <w:p w14:paraId="4442D4F2" w14:textId="5D649741" w:rsidR="00054DD6" w:rsidRPr="0031445F" w:rsidRDefault="00054DD6" w:rsidP="00DD6E9E">
            <w:pPr>
              <w:jc w:val="right"/>
              <w:rPr>
                <w:sz w:val="20"/>
              </w:rPr>
            </w:pPr>
            <w:r>
              <w:rPr>
                <w:sz w:val="20"/>
              </w:rPr>
              <w:t>21.67</w:t>
            </w:r>
          </w:p>
        </w:tc>
        <w:tc>
          <w:tcPr>
            <w:tcW w:w="1686" w:type="dxa"/>
            <w:tcBorders>
              <w:top w:val="nil"/>
            </w:tcBorders>
            <w:shd w:val="clear" w:color="auto" w:fill="F9F9F9"/>
            <w:tcMar>
              <w:top w:w="120" w:type="dxa"/>
              <w:left w:w="150" w:type="dxa"/>
              <w:bottom w:w="120" w:type="dxa"/>
              <w:right w:w="150" w:type="dxa"/>
            </w:tcMar>
            <w:vAlign w:val="center"/>
            <w:hideMark/>
          </w:tcPr>
          <w:p w14:paraId="52F026FF" w14:textId="031FB91B" w:rsidR="00054DD6" w:rsidRPr="0031445F" w:rsidRDefault="00054DD6" w:rsidP="00DD6E9E">
            <w:pPr>
              <w:jc w:val="right"/>
              <w:rPr>
                <w:sz w:val="20"/>
              </w:rPr>
            </w:pPr>
            <w:r>
              <w:rPr>
                <w:sz w:val="20"/>
              </w:rPr>
              <w:t>34.3</w:t>
            </w:r>
          </w:p>
        </w:tc>
      </w:tr>
      <w:tr w:rsidR="00054DD6" w14:paraId="780AACA6" w14:textId="77777777" w:rsidTr="00DD6E9E">
        <w:trPr>
          <w:trHeight w:val="298"/>
          <w:tblCellSpacing w:w="15" w:type="dxa"/>
        </w:trPr>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588A7EC1" w14:textId="77777777" w:rsidR="00054DD6" w:rsidRPr="0031445F" w:rsidRDefault="00054DD6" w:rsidP="00DD6E9E">
            <w:pPr>
              <w:rPr>
                <w:sz w:val="20"/>
              </w:rPr>
            </w:pPr>
            <w:r>
              <w:rPr>
                <w:sz w:val="20"/>
              </w:rPr>
              <w:t>same</w:t>
            </w:r>
            <w:r w:rsidRPr="0031445F">
              <w:rPr>
                <w:sz w:val="20"/>
              </w:rPr>
              <w:t xml:space="preserve"> direction (%)</w:t>
            </w:r>
          </w:p>
        </w:tc>
        <w:tc>
          <w:tcPr>
            <w:tcW w:w="1491" w:type="dxa"/>
            <w:tcBorders>
              <w:top w:val="single" w:sz="6" w:space="0" w:color="DDDDDD"/>
            </w:tcBorders>
            <w:shd w:val="clear" w:color="auto" w:fill="FFFFFF"/>
            <w:tcMar>
              <w:top w:w="120" w:type="dxa"/>
              <w:left w:w="150" w:type="dxa"/>
              <w:bottom w:w="120" w:type="dxa"/>
              <w:right w:w="150" w:type="dxa"/>
            </w:tcMar>
            <w:vAlign w:val="center"/>
            <w:hideMark/>
          </w:tcPr>
          <w:p w14:paraId="542D9A90" w14:textId="66847DCB" w:rsidR="00054DD6" w:rsidRPr="0031445F" w:rsidRDefault="00054DD6" w:rsidP="00DD6E9E">
            <w:pPr>
              <w:jc w:val="right"/>
              <w:rPr>
                <w:sz w:val="20"/>
              </w:rPr>
            </w:pPr>
            <w:r>
              <w:rPr>
                <w:sz w:val="20"/>
              </w:rPr>
              <w:t>52.27</w:t>
            </w:r>
          </w:p>
        </w:tc>
        <w:tc>
          <w:tcPr>
            <w:tcW w:w="1824" w:type="dxa"/>
            <w:tcBorders>
              <w:top w:val="single" w:sz="6" w:space="0" w:color="DDDDDD"/>
            </w:tcBorders>
            <w:shd w:val="clear" w:color="auto" w:fill="FFFFFF"/>
            <w:tcMar>
              <w:top w:w="120" w:type="dxa"/>
              <w:left w:w="150" w:type="dxa"/>
              <w:bottom w:w="120" w:type="dxa"/>
              <w:right w:w="150" w:type="dxa"/>
            </w:tcMar>
            <w:vAlign w:val="center"/>
            <w:hideMark/>
          </w:tcPr>
          <w:p w14:paraId="748F6817" w14:textId="76D1A75F" w:rsidR="00054DD6" w:rsidRPr="0031445F" w:rsidRDefault="00054DD6" w:rsidP="00DD6E9E">
            <w:pPr>
              <w:jc w:val="right"/>
              <w:rPr>
                <w:sz w:val="20"/>
              </w:rPr>
            </w:pPr>
            <w:r>
              <w:rPr>
                <w:sz w:val="20"/>
              </w:rPr>
              <w:t>51.61</w:t>
            </w:r>
          </w:p>
        </w:tc>
        <w:tc>
          <w:tcPr>
            <w:tcW w:w="1732" w:type="dxa"/>
            <w:tcBorders>
              <w:top w:val="single" w:sz="6" w:space="0" w:color="DDDDDD"/>
            </w:tcBorders>
            <w:shd w:val="clear" w:color="auto" w:fill="FFFFFF"/>
            <w:tcMar>
              <w:top w:w="120" w:type="dxa"/>
              <w:left w:w="150" w:type="dxa"/>
              <w:bottom w:w="120" w:type="dxa"/>
              <w:right w:w="150" w:type="dxa"/>
            </w:tcMar>
            <w:vAlign w:val="center"/>
            <w:hideMark/>
          </w:tcPr>
          <w:p w14:paraId="3C993C22" w14:textId="0FEC7EC3" w:rsidR="00054DD6" w:rsidRPr="0031445F" w:rsidRDefault="00054DD6" w:rsidP="00DD6E9E">
            <w:pPr>
              <w:jc w:val="right"/>
              <w:rPr>
                <w:sz w:val="20"/>
              </w:rPr>
            </w:pPr>
            <w:r>
              <w:rPr>
                <w:sz w:val="20"/>
              </w:rPr>
              <w:t>72.22</w:t>
            </w:r>
          </w:p>
        </w:tc>
        <w:tc>
          <w:tcPr>
            <w:tcW w:w="1526" w:type="dxa"/>
            <w:tcBorders>
              <w:top w:val="single" w:sz="6" w:space="0" w:color="DDDDDD"/>
            </w:tcBorders>
            <w:shd w:val="clear" w:color="auto" w:fill="FFFFFF"/>
            <w:tcMar>
              <w:top w:w="120" w:type="dxa"/>
              <w:left w:w="150" w:type="dxa"/>
              <w:bottom w:w="120" w:type="dxa"/>
              <w:right w:w="150" w:type="dxa"/>
            </w:tcMar>
            <w:vAlign w:val="center"/>
            <w:hideMark/>
          </w:tcPr>
          <w:p w14:paraId="5DA4AEE7" w14:textId="32D13C7E" w:rsidR="00054DD6" w:rsidRPr="0031445F" w:rsidRDefault="00054DD6" w:rsidP="00DD6E9E">
            <w:pPr>
              <w:jc w:val="right"/>
              <w:rPr>
                <w:sz w:val="20"/>
              </w:rPr>
            </w:pPr>
            <w:r>
              <w:rPr>
                <w:sz w:val="20"/>
              </w:rPr>
              <w:t>78.33</w:t>
            </w:r>
          </w:p>
        </w:tc>
        <w:tc>
          <w:tcPr>
            <w:tcW w:w="1686" w:type="dxa"/>
            <w:tcBorders>
              <w:top w:val="single" w:sz="6" w:space="0" w:color="DDDDDD"/>
            </w:tcBorders>
            <w:shd w:val="clear" w:color="auto" w:fill="FFFFFF"/>
            <w:tcMar>
              <w:top w:w="120" w:type="dxa"/>
              <w:left w:w="150" w:type="dxa"/>
              <w:bottom w:w="120" w:type="dxa"/>
              <w:right w:w="150" w:type="dxa"/>
            </w:tcMar>
            <w:vAlign w:val="center"/>
            <w:hideMark/>
          </w:tcPr>
          <w:p w14:paraId="11D6C9DC" w14:textId="6F5B0D09" w:rsidR="00054DD6" w:rsidRPr="0031445F" w:rsidRDefault="00054DD6" w:rsidP="00DD6E9E">
            <w:pPr>
              <w:jc w:val="right"/>
              <w:rPr>
                <w:sz w:val="20"/>
              </w:rPr>
            </w:pPr>
            <w:r>
              <w:rPr>
                <w:sz w:val="20"/>
              </w:rPr>
              <w:t>65.7</w:t>
            </w:r>
          </w:p>
        </w:tc>
      </w:tr>
    </w:tbl>
    <w:p w14:paraId="2E290CF3" w14:textId="20214DEC" w:rsidR="00054DD6" w:rsidRDefault="00054DD6" w:rsidP="002B4381">
      <w:pPr>
        <w:jc w:val="both"/>
        <w:rPr>
          <w:b/>
        </w:rPr>
      </w:pPr>
    </w:p>
    <w:p w14:paraId="38B70AE3" w14:textId="77777777" w:rsidR="00054DD6" w:rsidRDefault="00054DD6" w:rsidP="002B4381">
      <w:pPr>
        <w:jc w:val="both"/>
        <w:rPr>
          <w:b/>
        </w:rPr>
      </w:pPr>
    </w:p>
    <w:p w14:paraId="02BA998A" w14:textId="54583B3E"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29327204" w14:textId="4D88C1B8" w:rsidR="002B4381" w:rsidDel="002043D9" w:rsidRDefault="002B4381" w:rsidP="0053754D">
      <w:pPr>
        <w:jc w:val="both"/>
        <w:rPr>
          <w:del w:id="52" w:author="José Manuel Aburto" w:date="2018-02-13T14:36:00Z"/>
        </w:rPr>
      </w:pPr>
    </w:p>
    <w:p w14:paraId="25978041" w14:textId="32C2A1EB" w:rsidR="00981CA2" w:rsidDel="002043D9" w:rsidRDefault="005943A1" w:rsidP="0053754D">
      <w:pPr>
        <w:jc w:val="both"/>
        <w:rPr>
          <w:del w:id="53" w:author="José Manuel Aburto" w:date="2018-02-13T14:36:00Z"/>
        </w:rPr>
      </w:pPr>
      <w:del w:id="54" w:author="José Manuel Aburto" w:date="2018-02-13T14:36:00Z">
        <w:r w:rsidDel="002043D9">
          <w:delText xml:space="preserve">Regarding the cause-of-death analysis. </w:delText>
        </w:r>
        <w:commentRangeStart w:id="55"/>
        <w:commentRangeStart w:id="56"/>
        <w:r w:rsidDel="002043D9">
          <w:delText>It is true that deaths from hypertension and atherosclerosis could be overestimated at the expense of ischemic heart disease mortality in some countries, such as Poland</w:delText>
        </w:r>
        <w:r w:rsidR="008A02DB" w:rsidDel="002043D9">
          <w:delText xml:space="preserve"> before 1991</w:delText>
        </w:r>
        <w:r w:rsidDel="002043D9">
          <w:delText xml:space="preserve"> (Cooper et al 1984, </w:delText>
        </w:r>
        <w:r w:rsidRPr="005943A1" w:rsidDel="002043D9">
          <w:delText>Zatonski</w:delText>
        </w:r>
        <w:r w:rsidDel="002043D9">
          <w:delText xml:space="preserve"> 1998).</w:delText>
        </w:r>
        <w:r w:rsidR="00156786" w:rsidDel="002043D9">
          <w:delText xml:space="preserve"> </w:delText>
        </w:r>
        <w:r w:rsidDel="002043D9">
          <w:delText>Howe</w:delText>
        </w:r>
        <w:r w:rsidR="008A02DB" w:rsidDel="002043D9">
          <w:delText>ver, death certification rates showed decreases in both ischemic heart diseases</w:delText>
        </w:r>
        <w:r w:rsidR="002A6470" w:rsidDel="002043D9">
          <w:delText xml:space="preserve"> (IHD)</w:delText>
        </w:r>
        <w:r w:rsidR="008A02DB" w:rsidDel="002043D9">
          <w:delText xml:space="preserve"> and atherosclerosis, suggesting that the decline in mortality from IHD was unlikely due to changes in coding </w:delText>
        </w:r>
        <w:r w:rsidR="008A02DB" w:rsidDel="002043D9">
          <w:lastRenderedPageBreak/>
          <w:delText xml:space="preserve">practices after 1991. </w:delText>
        </w:r>
        <w:commentRangeEnd w:id="55"/>
        <w:r w:rsidR="00247FD3" w:rsidDel="002043D9">
          <w:rPr>
            <w:rStyle w:val="CommentReference"/>
          </w:rPr>
          <w:commentReference w:id="55"/>
        </w:r>
        <w:commentRangeEnd w:id="56"/>
        <w:r w:rsidR="001B1004" w:rsidDel="002043D9">
          <w:rPr>
            <w:rStyle w:val="CommentReference"/>
          </w:rPr>
          <w:commentReference w:id="56"/>
        </w:r>
        <w:r w:rsidR="008A02DB" w:rsidDel="002043D9">
          <w:delText xml:space="preserve">Since our analysis on causes of death is focused from 1994 onwards to have comparability between a set of countries, the change in coding practices is unlikely to </w:delText>
        </w:r>
        <w:r w:rsidR="00156786" w:rsidDel="002043D9">
          <w:delText>influence</w:delText>
        </w:r>
        <w:r w:rsidR="008A02DB" w:rsidDel="002043D9">
          <w:delText xml:space="preserve"> the estimates that we show (</w:delText>
        </w:r>
        <w:r w:rsidR="008A02DB" w:rsidRPr="005943A1" w:rsidDel="002043D9">
          <w:delText>Zatonski</w:delText>
        </w:r>
        <w:r w:rsidR="008A02DB" w:rsidDel="002043D9">
          <w:delText xml:space="preserve"> 1998).</w:delText>
        </w:r>
        <w:r w:rsidR="00156786" w:rsidDel="002043D9">
          <w:delText xml:space="preserve"> </w:delText>
        </w:r>
        <w:r w:rsidR="002A6470" w:rsidDel="002043D9">
          <w:delText xml:space="preserve">We now mention this in the </w:delText>
        </w:r>
        <w:r w:rsidR="00EE6952" w:rsidDel="002043D9">
          <w:delText>limitations</w:delText>
        </w:r>
        <w:r w:rsidR="002A6470" w:rsidDel="002043D9">
          <w:delText xml:space="preserve"> section.</w:delText>
        </w:r>
      </w:del>
    </w:p>
    <w:p w14:paraId="17E63B2C" w14:textId="77777777" w:rsidR="00156786" w:rsidRDefault="00156786" w:rsidP="0053754D">
      <w:pPr>
        <w:jc w:val="both"/>
      </w:pPr>
    </w:p>
    <w:p w14:paraId="6FCAF0A6" w14:textId="456C88FF" w:rsidR="00C56541" w:rsidDel="00FE01D7" w:rsidRDefault="00FE01D7" w:rsidP="0053754D">
      <w:pPr>
        <w:jc w:val="both"/>
        <w:rPr>
          <w:del w:id="57" w:author="José Manuel Aburto" w:date="2018-02-14T17:01:00Z"/>
        </w:rPr>
      </w:pPr>
      <w:ins w:id="58" w:author="José Manuel Aburto" w:date="2018-02-14T16:54:00Z">
        <w:r>
          <w:t>It is true that</w:t>
        </w:r>
      </w:ins>
      <w:ins w:id="59" w:author="José Manuel Aburto" w:date="2018-02-14T16:56:00Z">
        <w:r>
          <w:t xml:space="preserve"> Central European countries, such as Poland, Slovakia, and Czech Republic, did not experience the large mo</w:t>
        </w:r>
      </w:ins>
      <w:ins w:id="60" w:author="José Manuel Aburto" w:date="2018-02-14T16:57:00Z">
        <w:r>
          <w:t xml:space="preserve">rtality fluctuations that former USSR countries did. These countries did </w:t>
        </w:r>
      </w:ins>
      <w:ins w:id="61" w:author="José Manuel Aburto" w:date="2018-02-14T17:00:00Z">
        <w:r>
          <w:t>not experience the large changes in alcohol</w:t>
        </w:r>
      </w:ins>
      <w:ins w:id="62" w:author="José Manuel Aburto" w:date="2018-02-14T17:01:00Z">
        <w:r>
          <w:t xml:space="preserve"> consumption</w:t>
        </w:r>
      </w:ins>
      <w:ins w:id="63" w:author="José Manuel Aburto" w:date="2018-02-14T17:00:00Z">
        <w:r>
          <w:t xml:space="preserve">, and therefore </w:t>
        </w:r>
      </w:ins>
      <w:ins w:id="64" w:author="José Manuel Aburto" w:date="2018-02-14T17:01:00Z">
        <w:r>
          <w:t xml:space="preserve">the its role is rather small. </w:t>
        </w:r>
      </w:ins>
      <w:ins w:id="65" w:author="José Manuel Aburto" w:date="2018-02-14T17:00:00Z">
        <w:r>
          <w:t xml:space="preserve"> </w:t>
        </w:r>
      </w:ins>
      <w:ins w:id="66" w:author="José Manuel Aburto" w:date="2018-02-14T17:01:00Z">
        <w:r>
          <w:t>For instance, it is know</w:t>
        </w:r>
      </w:ins>
      <w:ins w:id="67" w:author="José Manuel Aburto" w:date="2018-02-16T11:31:00Z">
        <w:r w:rsidR="00A77739">
          <w:t>n</w:t>
        </w:r>
      </w:ins>
      <w:ins w:id="68" w:author="José Manuel Aburto" w:date="2018-02-14T17:01:00Z">
        <w:r>
          <w:t xml:space="preserve"> </w:t>
        </w:r>
      </w:ins>
    </w:p>
    <w:p w14:paraId="60149BDC" w14:textId="77777777" w:rsidR="00C56541" w:rsidDel="00FE01D7" w:rsidRDefault="00C56541" w:rsidP="0053754D">
      <w:pPr>
        <w:jc w:val="both"/>
        <w:rPr>
          <w:del w:id="69" w:author="José Manuel Aburto" w:date="2018-02-14T17:01:00Z"/>
        </w:rPr>
      </w:pPr>
    </w:p>
    <w:p w14:paraId="3076CCDF" w14:textId="56260CEC" w:rsidR="005943A1" w:rsidRDefault="002043D9" w:rsidP="0053754D">
      <w:pPr>
        <w:jc w:val="both"/>
      </w:pPr>
      <w:del w:id="70" w:author="José Manuel Aburto" w:date="2018-02-14T17:01:00Z">
        <w:r w:rsidDel="00FE01D7">
          <w:delText>A</w:delText>
        </w:r>
        <w:r w:rsidR="00156786" w:rsidDel="00FE01D7">
          <w:delText>s the reviewer pointed out, the</w:delText>
        </w:r>
      </w:del>
      <w:ins w:id="71" w:author="José Manuel Aburto" w:date="2018-02-14T17:01:00Z">
        <w:r w:rsidR="00FE01D7">
          <w:t>that the</w:t>
        </w:r>
      </w:ins>
      <w:r w:rsidR="00156786">
        <w:t xml:space="preserve"> role of alcohol </w:t>
      </w:r>
      <w:ins w:id="72" w:author="José Manuel Aburto" w:date="2018-02-14T17:01:00Z">
        <w:r w:rsidR="00FE01D7">
          <w:t>i</w:t>
        </w:r>
      </w:ins>
      <w:del w:id="73" w:author="José Manuel Aburto" w:date="2018-02-14T17:01:00Z">
        <w:r w:rsidR="00156786" w:rsidDel="00FE01D7">
          <w:delText>o</w:delText>
        </w:r>
      </w:del>
      <w:r w:rsidR="00156786">
        <w:t>n Poland</w:t>
      </w:r>
      <w:ins w:id="74" w:author="José Manuel Aburto" w:date="2018-02-16T11:36:00Z">
        <w:r w:rsidR="00A77739">
          <w:t>, Czech Republic</w:t>
        </w:r>
      </w:ins>
      <w:ins w:id="75" w:author="José Manuel Aburto" w:date="2018-02-16T11:37:00Z">
        <w:r w:rsidR="00222245">
          <w:t>, and other CEE countries, especially those not ex-USSRK,</w:t>
        </w:r>
      </w:ins>
      <w:r w:rsidR="00156786">
        <w:t xml:space="preserve"> does not explain the decline in mortality from </w:t>
      </w:r>
      <w:del w:id="76" w:author="José Manuel Aburto" w:date="2018-02-14T17:02:00Z">
        <w:r w:rsidR="00156786" w:rsidDel="00FE01D7">
          <w:delText>Ischemic Heart</w:delText>
        </w:r>
      </w:del>
      <w:ins w:id="77" w:author="José Manuel Aburto" w:date="2018-02-16T11:37:00Z">
        <w:r w:rsidR="00222245">
          <w:t>c</w:t>
        </w:r>
      </w:ins>
      <w:ins w:id="78" w:author="José Manuel Aburto" w:date="2018-02-16T11:38:00Z">
        <w:r w:rsidR="00222245">
          <w:t>a</w:t>
        </w:r>
      </w:ins>
      <w:ins w:id="79" w:author="José Manuel Aburto" w:date="2018-02-14T17:02:00Z">
        <w:r w:rsidR="00FE01D7">
          <w:t>rdiovascular</w:t>
        </w:r>
      </w:ins>
      <w:r w:rsidR="00156786">
        <w:t xml:space="preserve"> </w:t>
      </w:r>
      <w:ins w:id="80" w:author="José Manuel Aburto" w:date="2018-02-16T11:38:00Z">
        <w:r w:rsidR="00222245">
          <w:t>d</w:t>
        </w:r>
      </w:ins>
      <w:del w:id="81" w:author="José Manuel Aburto" w:date="2018-02-16T11:38:00Z">
        <w:r w:rsidR="00156786" w:rsidDel="00222245">
          <w:delText>D</w:delText>
        </w:r>
      </w:del>
      <w:r w:rsidR="00156786">
        <w:t>iseases</w:t>
      </w:r>
      <w:ins w:id="82" w:author="José Manuel Aburto" w:date="2018-02-16T11:38:00Z">
        <w:r w:rsidR="00222245">
          <w:t xml:space="preserve"> after 1990</w:t>
        </w:r>
      </w:ins>
      <w:del w:id="83" w:author="José Manuel Aburto" w:date="2018-02-16T11:38:00Z">
        <w:r w:rsidR="00156786" w:rsidDel="00222245">
          <w:delText xml:space="preserve"> in the years 1991-94</w:delText>
        </w:r>
      </w:del>
      <w:r w:rsidR="00156786">
        <w:t>, but they could be attributed to changes in dietary conditions</w:t>
      </w:r>
      <w:ins w:id="84" w:author="José Manuel Aburto" w:date="2018-02-14T17:02:00Z">
        <w:r w:rsidR="00FE01D7">
          <w:t xml:space="preserve"> and improving medical care</w:t>
        </w:r>
      </w:ins>
      <w:r w:rsidR="00156786">
        <w:t xml:space="preserve"> </w:t>
      </w:r>
      <w:ins w:id="85" w:author="José Manuel Aburto" w:date="2018-02-14T17:02:00Z">
        <w:r w:rsidR="00FE01D7">
          <w:t>(</w:t>
        </w:r>
      </w:ins>
      <w:ins w:id="86" w:author="José Manuel Aburto" w:date="2018-02-16T11:38:00Z">
        <w:r w:rsidR="00222245" w:rsidRPr="006C3BE9">
          <w:t>Pająk &amp; Kozela</w:t>
        </w:r>
        <w:r w:rsidR="00222245">
          <w:t xml:space="preserve"> 2011, </w:t>
        </w:r>
      </w:ins>
      <w:del w:id="87" w:author="José Manuel Aburto" w:date="2018-02-16T11:38:00Z">
        <w:r w:rsidR="00156786" w:rsidDel="00222245">
          <w:delText>(</w:delText>
        </w:r>
      </w:del>
      <w:r w:rsidR="00156786" w:rsidRPr="005943A1">
        <w:t>Zatonski</w:t>
      </w:r>
      <w:r w:rsidR="00156786">
        <w:t xml:space="preserve"> 1998). We have </w:t>
      </w:r>
      <w:r w:rsidR="002A6470">
        <w:t xml:space="preserve">improved the discussion section by lessening the role of alcohol consumption on mortality patterns in </w:t>
      </w:r>
      <w:del w:id="88" w:author="José Manuel Aburto" w:date="2018-02-14T17:02:00Z">
        <w:r w:rsidR="002A6470" w:rsidDel="00FE01D7">
          <w:delText>Poland and Czech Republic</w:delText>
        </w:r>
      </w:del>
      <w:ins w:id="89" w:author="José Manuel Aburto" w:date="2018-02-14T17:02:00Z">
        <w:r w:rsidR="00FE01D7">
          <w:t>Central Europe</w:t>
        </w:r>
      </w:ins>
      <w:r w:rsidR="002A6470">
        <w:t xml:space="preserve">, and mentioning that in these countries the reason of gains in life expectancy and compression of mortality due to </w:t>
      </w:r>
      <w:ins w:id="90" w:author="José Manuel Aburto" w:date="2018-02-14T17:03:00Z">
        <w:r w:rsidR="00FE01D7">
          <w:t>cardiovascular conditions</w:t>
        </w:r>
      </w:ins>
      <w:del w:id="91" w:author="José Manuel Aburto" w:date="2018-02-14T17:03:00Z">
        <w:r w:rsidR="00BD2346" w:rsidDel="00FE01D7">
          <w:delText xml:space="preserve">the decline in </w:delText>
        </w:r>
        <w:r w:rsidR="002A6470" w:rsidDel="00FE01D7">
          <w:delText xml:space="preserve">stroke and IHD </w:delText>
        </w:r>
      </w:del>
      <w:r w:rsidR="002A6470">
        <w:t>may be explained by other factors</w:t>
      </w:r>
      <w:del w:id="92" w:author="José Manuel Aburto" w:date="2018-02-16T11:39:00Z">
        <w:r w:rsidR="00BD2346" w:rsidDel="00222245">
          <w:delText xml:space="preserve"> (</w:delText>
        </w:r>
        <w:r w:rsidR="00BD2346" w:rsidRPr="00D04395" w:rsidDel="00222245">
          <w:delText>Pająk 2011)</w:delText>
        </w:r>
      </w:del>
      <w:r w:rsidR="002A6470">
        <w:t>, such as changes dietary habits</w:t>
      </w:r>
      <w:ins w:id="93" w:author="José Manuel Aburto" w:date="2018-02-14T17:03:00Z">
        <w:r w:rsidR="00FE01D7">
          <w:t xml:space="preserve"> and improvements in medical care</w:t>
        </w:r>
      </w:ins>
      <w:r w:rsidR="00BD2346">
        <w:t xml:space="preserve"> (</w:t>
      </w:r>
      <w:r w:rsidR="00BD2346" w:rsidRPr="005943A1">
        <w:t>Zatonski</w:t>
      </w:r>
      <w:r w:rsidR="00BD2346">
        <w:t xml:space="preserve"> 1998</w:t>
      </w:r>
      <w:ins w:id="94" w:author="José Manuel Aburto" w:date="2018-02-16T11:39:00Z">
        <w:r w:rsidR="00222245">
          <w:t xml:space="preserve">, </w:t>
        </w:r>
        <w:r w:rsidR="00222245" w:rsidRPr="00D04395">
          <w:t xml:space="preserve">Pająk </w:t>
        </w:r>
        <w:r w:rsidR="00222245">
          <w:t xml:space="preserve">and Kozela </w:t>
        </w:r>
        <w:r w:rsidR="00222245" w:rsidRPr="00D04395">
          <w:t>2011</w:t>
        </w:r>
      </w:ins>
      <w:r w:rsidR="00BD2346">
        <w:t>)</w:t>
      </w:r>
      <w:r w:rsidR="002A6470">
        <w:t>.</w:t>
      </w:r>
    </w:p>
    <w:p w14:paraId="05553DAC" w14:textId="138E8CE4" w:rsidR="00073C55" w:rsidRPr="00DE135B" w:rsidRDefault="00073C55" w:rsidP="0053754D">
      <w:pPr>
        <w:jc w:val="both"/>
        <w:rPr>
          <w:color w:val="000000"/>
        </w:rPr>
      </w:pPr>
    </w:p>
    <w:p w14:paraId="517C4CB5" w14:textId="5DAF4F09" w:rsidR="00073C55" w:rsidRPr="00DE135B" w:rsidRDefault="00FF2B8F" w:rsidP="0053754D">
      <w:pPr>
        <w:jc w:val="both"/>
        <w:rPr>
          <w:color w:val="000000"/>
        </w:rPr>
      </w:pPr>
      <w:r>
        <w:rPr>
          <w:color w:val="000000"/>
        </w:rPr>
        <w:t xml:space="preserve">Page 16, paragraph 2: We </w:t>
      </w:r>
      <w:commentRangeStart w:id="95"/>
      <w:r>
        <w:rPr>
          <w:color w:val="000000"/>
        </w:rPr>
        <w:t>added</w:t>
      </w:r>
      <w:commentRangeEnd w:id="95"/>
      <w:r w:rsidR="00256790">
        <w:rPr>
          <w:rStyle w:val="CommentReference"/>
        </w:rPr>
        <w:commentReference w:id="95"/>
      </w:r>
      <w:r>
        <w:rPr>
          <w:color w:val="000000"/>
        </w:rPr>
        <w:t>: “</w:t>
      </w:r>
    </w:p>
    <w:p w14:paraId="24EF1ED8" w14:textId="0C252311" w:rsidR="00C144FB" w:rsidRDefault="00C144FB" w:rsidP="0053754D">
      <w:pPr>
        <w:jc w:val="both"/>
      </w:pPr>
    </w:p>
    <w:p w14:paraId="166CDCAE" w14:textId="134DF06D" w:rsidR="008648C5" w:rsidRDefault="008648C5" w:rsidP="0053754D">
      <w:pPr>
        <w:jc w:val="both"/>
      </w:pPr>
    </w:p>
    <w:p w14:paraId="300D3A46" w14:textId="0A6D448E" w:rsidR="008648C5" w:rsidRPr="00344170" w:rsidRDefault="008648C5" w:rsidP="0053754D">
      <w:pPr>
        <w:jc w:val="both"/>
        <w:rPr>
          <w:lang w:val="es-MX"/>
        </w:rPr>
      </w:pPr>
      <w:r w:rsidRPr="00344170">
        <w:rPr>
          <w:lang w:val="es-MX"/>
        </w:rPr>
        <w:t>References</w:t>
      </w:r>
    </w:p>
    <w:p w14:paraId="1CEBC385" w14:textId="46F1D2CB" w:rsidR="00B66992" w:rsidRDefault="00B66992" w:rsidP="0053754D">
      <w:pPr>
        <w:jc w:val="both"/>
        <w:rPr>
          <w:ins w:id="96" w:author="José Manuel Aburto" w:date="2018-02-16T11:19:00Z"/>
        </w:rPr>
      </w:pPr>
      <w:r w:rsidRPr="00344170">
        <w:rPr>
          <w:lang w:val="es-MX"/>
        </w:rPr>
        <w:t xml:space="preserve">Ahmad, O. B., Lopez, A. D., &amp; Inoue, M. (2000). </w:t>
      </w:r>
      <w:r w:rsidRPr="00D04395">
        <w:t>The decline in child mortality: a reappraisal. Bulletin of the World Health Organization, 78, 1175-1191.</w:t>
      </w:r>
    </w:p>
    <w:p w14:paraId="46308FF6" w14:textId="3AB09C09" w:rsidR="0080434A" w:rsidRPr="0080434A" w:rsidRDefault="0080434A" w:rsidP="0053754D">
      <w:pPr>
        <w:jc w:val="both"/>
        <w:rPr>
          <w:ins w:id="97" w:author="José Manuel Aburto" w:date="2018-02-16T11:19:00Z"/>
          <w:lang w:val="es-MX"/>
        </w:rPr>
      </w:pPr>
    </w:p>
    <w:p w14:paraId="245EDDE9" w14:textId="0F718D8D" w:rsidR="0080434A" w:rsidRDefault="0080434A" w:rsidP="0053754D">
      <w:pPr>
        <w:jc w:val="both"/>
        <w:rPr>
          <w:ins w:id="98" w:author="José Manuel Aburto" w:date="2018-02-16T11:51:00Z"/>
          <w:lang w:val="es-MX"/>
        </w:rPr>
      </w:pPr>
      <w:ins w:id="99" w:author="José Manuel Aburto" w:date="2018-02-16T11:19:00Z">
        <w:r w:rsidRPr="0080434A">
          <w:rPr>
            <w:lang w:val="es-MX"/>
          </w:rPr>
          <w:t>Aleshina, N., &amp; Redmond, G. (2003). How High is Infant Mortality in Central and Eastern Europe and the CIS?. Innocenti Working Paper No. 76. Florence: UNICEF Innocenti Research Centre.</w:t>
        </w:r>
      </w:ins>
    </w:p>
    <w:p w14:paraId="12500F93" w14:textId="551302F1" w:rsidR="00101B2C" w:rsidRDefault="00101B2C" w:rsidP="0053754D">
      <w:pPr>
        <w:jc w:val="both"/>
        <w:rPr>
          <w:ins w:id="100" w:author="José Manuel Aburto" w:date="2018-02-16T11:51:00Z"/>
          <w:lang w:val="es-MX"/>
        </w:rPr>
      </w:pPr>
    </w:p>
    <w:p w14:paraId="5564BBA7" w14:textId="5E13975E" w:rsidR="00101B2C" w:rsidRPr="0080434A" w:rsidRDefault="00101B2C" w:rsidP="0053754D">
      <w:pPr>
        <w:jc w:val="both"/>
        <w:rPr>
          <w:lang w:val="es-MX"/>
        </w:rPr>
      </w:pPr>
      <w:ins w:id="101" w:author="José Manuel Aburto" w:date="2018-02-16T11:51:00Z">
        <w:r w:rsidRPr="00101B2C">
          <w:rPr>
            <w:lang w:val="es-MX"/>
          </w:rPr>
          <w:t>Cífková, Renata, et al. "Longitudinal trends in major cardiovascular risk factors in the Czech population between 1985 and 2007/8. Czech MONICA and Czech post-MONICA." Atherosclerosis 211.2 (2010): 676-681.</w:t>
        </w:r>
      </w:ins>
    </w:p>
    <w:p w14:paraId="212BDB5A" w14:textId="77777777" w:rsidR="00C2458F" w:rsidRPr="00D934AB" w:rsidRDefault="00C2458F" w:rsidP="0053754D">
      <w:pPr>
        <w:jc w:val="both"/>
      </w:pPr>
    </w:p>
    <w:p w14:paraId="232413A9" w14:textId="1F3C6E76" w:rsidR="002514AC" w:rsidRDefault="002514AC" w:rsidP="0053754D">
      <w:pPr>
        <w:jc w:val="both"/>
      </w:pPr>
      <w:r w:rsidRPr="00D934AB">
        <w:t>Cooper, R., Schatzkin, A., &amp; Sempos, C. (1984). Rising death rates among Polish men. International Journal of Health Services, 14(2), 289-302.</w:t>
      </w:r>
    </w:p>
    <w:p w14:paraId="6C66612F" w14:textId="5A914FE9" w:rsidR="004E3D11" w:rsidRDefault="004E3D11" w:rsidP="0053754D">
      <w:pPr>
        <w:jc w:val="both"/>
      </w:pPr>
    </w:p>
    <w:p w14:paraId="13B39622" w14:textId="1EE3274A" w:rsidR="004E3D11" w:rsidRDefault="004E3D11" w:rsidP="0053754D">
      <w:pPr>
        <w:jc w:val="both"/>
      </w:pPr>
      <w:r w:rsidRPr="004E3D11">
        <w:t>Engelman, M., Canudas‐Romo, V., &amp; Agree, E. M. (2010). The implications of increased survivorship for mortality variation in aging populations. Population and Development Review, 36(3), 511-539.</w:t>
      </w:r>
    </w:p>
    <w:p w14:paraId="7BA18AE1" w14:textId="0E41A121" w:rsidR="008E1A0B" w:rsidRDefault="008E1A0B" w:rsidP="0053754D">
      <w:pPr>
        <w:jc w:val="both"/>
      </w:pPr>
    </w:p>
    <w:p w14:paraId="06CF3859" w14:textId="6B9E31B5" w:rsidR="008E1A0B" w:rsidRPr="00D934AB" w:rsidRDefault="008E1A0B" w:rsidP="0053754D">
      <w:pPr>
        <w:jc w:val="both"/>
      </w:pPr>
      <w:r w:rsidRPr="008E1A0B">
        <w:t>Kingkade, W. W., &amp; Sawyer, C. C. (2001). Infant mortality in Eastern Europe and the former Soviet Union before and after the breakup. US Bureau of the Census, Population Division, Washington, DC.</w:t>
      </w:r>
    </w:p>
    <w:p w14:paraId="5248F205" w14:textId="77777777" w:rsidR="002514AC" w:rsidRPr="00D934AB" w:rsidRDefault="002514AC" w:rsidP="0053754D">
      <w:pPr>
        <w:jc w:val="both"/>
      </w:pPr>
    </w:p>
    <w:p w14:paraId="52DDF704" w14:textId="7F98B031" w:rsidR="008648C5" w:rsidRPr="00D934AB" w:rsidRDefault="008648C5" w:rsidP="0053754D">
      <w:pPr>
        <w:jc w:val="both"/>
      </w:pPr>
      <w:r w:rsidRPr="00D934AB">
        <w:lastRenderedPageBreak/>
        <w:t>Németh, László. "Life expectancy versus lifespan inequality: A smudge or a clear relationship?." PloS one 12.9 (2017): e0185702.</w:t>
      </w:r>
    </w:p>
    <w:p w14:paraId="1FAC43CF" w14:textId="46685E2A" w:rsidR="006D2F44" w:rsidRPr="00D934AB" w:rsidRDefault="006D2F44" w:rsidP="0053754D">
      <w:pPr>
        <w:jc w:val="both"/>
      </w:pP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rPr>
          <w:ins w:id="102" w:author="José Manuel Aburto" w:date="2018-02-16T11:53:00Z"/>
        </w:rPr>
      </w:pPr>
      <w:r w:rsidRPr="006C3BE9">
        <w:t>Pająk, A., &amp; Kozela,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rPr>
          <w:ins w:id="103" w:author="José Manuel Aburto" w:date="2018-02-16T11:53:00Z"/>
        </w:rPr>
      </w:pPr>
      <w:ins w:id="104" w:author="José Manuel Aburto" w:date="2018-02-16T11:53:00Z">
        <w:r w:rsidRPr="00101B2C">
          <w:t>Rychtarikova, J. (2004). The case of the Czech Republic: Determinants of the recent favourable turnover in mortality. Demographic Research, 2, 105-138.</w:t>
        </w:r>
      </w:ins>
    </w:p>
    <w:p w14:paraId="2F78342B" w14:textId="77777777" w:rsidR="00101B2C" w:rsidRDefault="00101B2C" w:rsidP="0053754D">
      <w:pPr>
        <w:jc w:val="both"/>
        <w:rPr>
          <w:ins w:id="105" w:author="José Manuel Aburto" w:date="2018-02-16T11:26:00Z"/>
        </w:rPr>
      </w:pPr>
    </w:p>
    <w:p w14:paraId="1B03066F" w14:textId="0A67521F" w:rsidR="00DB239E" w:rsidRDefault="00DB239E" w:rsidP="0053754D">
      <w:pPr>
        <w:jc w:val="both"/>
        <w:rPr>
          <w:ins w:id="106" w:author="José Manuel Aburto" w:date="2018-02-16T11:26:00Z"/>
        </w:rPr>
      </w:pPr>
      <w:ins w:id="107" w:author="José Manuel Aburto" w:date="2018-02-16T11:26:00Z">
        <w:r w:rsidRPr="00DB239E">
          <w:t>Unicef. (2003). Social monitor, 2003.</w:t>
        </w:r>
      </w:ins>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r w:rsidRPr="005943A1">
        <w:t>Zatonski, W. A., McMichael, A. J., &amp; Powles, J. W. (1998). Ecological study of reasons for sharp decline in mortality from ischaemic heart disease in Poland since 1991. Bmj, 316(7137), 1047.</w:t>
      </w:r>
    </w:p>
    <w:p w14:paraId="360D0F5D" w14:textId="77777777" w:rsidR="008648C5" w:rsidRPr="00CA23F5" w:rsidRDefault="008648C5" w:rsidP="0053754D">
      <w:pPr>
        <w:jc w:val="both"/>
      </w:pPr>
    </w:p>
    <w:p w14:paraId="49AD7A00" w14:textId="49D4CDC4" w:rsidR="002010C1" w:rsidRDefault="002010C1" w:rsidP="0053754D">
      <w:pPr>
        <w:jc w:val="both"/>
        <w:rPr>
          <w:b/>
        </w:rPr>
      </w:pPr>
      <w:r w:rsidRPr="005943A1">
        <w:cr/>
      </w:r>
      <w:commentRangeStart w:id="108"/>
      <w:commentRangeStart w:id="109"/>
      <w:r w:rsidR="00981CA2" w:rsidRPr="00981CA2">
        <w:rPr>
          <w:b/>
        </w:rPr>
        <w:t xml:space="preserve"> </w:t>
      </w:r>
      <w:r w:rsidR="00981CA2" w:rsidRPr="002010C1">
        <w:rPr>
          <w:b/>
        </w:rPr>
        <w:t>It is also quite problematic to separate the rest of circulatory diseases from IHD and stroke, as it is known, that many Eastern countries code a large part of IHD or stroke as „atherosclerosis“.</w:t>
      </w:r>
      <w:commentRangeEnd w:id="108"/>
      <w:r w:rsidR="00275324">
        <w:rPr>
          <w:rStyle w:val="CommentReference"/>
        </w:rPr>
        <w:commentReference w:id="108"/>
      </w:r>
      <w:commentRangeEnd w:id="109"/>
      <w:r w:rsidR="008D528C">
        <w:rPr>
          <w:rStyle w:val="CommentReference"/>
        </w:rPr>
        <w:commentReference w:id="109"/>
      </w:r>
    </w:p>
    <w:p w14:paraId="03E6B006" w14:textId="4D9C2C67" w:rsidR="00981CA2" w:rsidRDefault="00981CA2" w:rsidP="0053754D">
      <w:pPr>
        <w:jc w:val="both"/>
        <w:rPr>
          <w:b/>
        </w:rPr>
      </w:pPr>
    </w:p>
    <w:p w14:paraId="7B604627" w14:textId="5E8CD31B" w:rsidR="002043D9" w:rsidRDefault="002043D9" w:rsidP="0053754D">
      <w:pPr>
        <w:jc w:val="both"/>
      </w:pPr>
      <w:r>
        <w:t>Regarding the cause-of-death analysis. It is true that deaths from hypertension and atherosclerosis could be overestimated at the expense of ischemic heart disease mortality in some countries</w:t>
      </w:r>
      <w:ins w:id="110" w:author="José Manuel Aburto" w:date="2018-02-14T17:05:00Z">
        <w:r w:rsidR="00DD3EDC">
          <w:t xml:space="preserve"> and time periods</w:t>
        </w:r>
      </w:ins>
      <w:r>
        <w:t xml:space="preserve">, such as Poland before 1991 (Cooper et al 1984, </w:t>
      </w:r>
      <w:r w:rsidRPr="005943A1">
        <w:t>Zatonski</w:t>
      </w:r>
      <w:r>
        <w:t xml:space="preserve"> 1998). However, death certification rates showed decreases in both ischemic heart diseases (IHD) and atherosclerosis, suggesting that the decline in mortality from IHD was unlikely due to changes in coding practices after 1991. Since our analysis on causes of death is focused from 1994 onwards to have comparability between a set of countries, the change in coding practices is unlikely to influence the estimates that we show (</w:t>
      </w:r>
      <w:r w:rsidRPr="005943A1">
        <w:t>Zatonski</w:t>
      </w:r>
      <w:r>
        <w:t xml:space="preserve"> 1998). </w:t>
      </w:r>
      <w:del w:id="111" w:author="José Manuel Aburto" w:date="2018-02-14T17:06:00Z">
        <w:r w:rsidDel="00DD3EDC">
          <w:delText>We now mention this in the limitations section</w:delText>
        </w:r>
      </w:del>
      <w:ins w:id="112" w:author="José Manuel Aburto" w:date="2018-02-14T17:08:00Z">
        <w:r w:rsidR="00DD3EDC" w:rsidRPr="00DD3EDC">
          <w:t xml:space="preserve"> </w:t>
        </w:r>
      </w:ins>
      <w:moveToRangeStart w:id="113" w:author="José Manuel Aburto" w:date="2018-02-14T17:08:00Z" w:name="move506391409"/>
      <w:moveTo w:id="114" w:author="José Manuel Aburto" w:date="2018-02-14T17:08:00Z">
        <w:r w:rsidR="00DD3EDC" w:rsidRPr="000E622E">
          <w:t xml:space="preserve">Second, in the Soviet era ill-defined cardiovascular diseases were often classified as 'atherosclerotic cardiosclerosis', which was a subset of ischaemic heart diseases </w:t>
        </w:r>
        <w:del w:id="115" w:author="José Manuel Aburto" w:date="2018-02-16T13:09:00Z">
          <w:r w:rsidR="00DD3EDC" w:rsidRPr="000E622E" w:rsidDel="008926BE">
            <w:delText>\citep{jasilionis2011}</w:delText>
          </w:r>
        </w:del>
      </w:moveTo>
      <w:ins w:id="116" w:author="José Manuel Aburto" w:date="2018-02-16T13:09:00Z">
        <w:r w:rsidR="008926BE">
          <w:t>(Jasilionis et al 2011</w:t>
        </w:r>
      </w:ins>
      <w:ins w:id="117" w:author="José Manuel Aburto" w:date="2018-02-16T13:26:00Z">
        <w:r w:rsidR="00114AA2">
          <w:t xml:space="preserve">, </w:t>
        </w:r>
      </w:ins>
      <w:ins w:id="118" w:author="José Manuel Aburto" w:date="2018-02-16T13:27:00Z">
        <w:r w:rsidR="00114AA2" w:rsidRPr="00114AA2">
          <w:rPr>
            <w:color w:val="000000"/>
          </w:rPr>
          <w:t>Shkolnikov</w:t>
        </w:r>
        <w:r w:rsidR="00114AA2">
          <w:rPr>
            <w:color w:val="000000"/>
          </w:rPr>
          <w:t xml:space="preserve"> et al 2012</w:t>
        </w:r>
      </w:ins>
      <w:ins w:id="119" w:author="José Manuel Aburto" w:date="2018-02-16T13:09:00Z">
        <w:r w:rsidR="008926BE">
          <w:t>)</w:t>
        </w:r>
      </w:ins>
      <w:moveTo w:id="120" w:author="José Manuel Aburto" w:date="2018-02-14T17:08:00Z">
        <w:r w:rsidR="00DD3EDC" w:rsidRPr="000E622E">
          <w:t xml:space="preserve"> or stroke </w:t>
        </w:r>
        <w:commentRangeStart w:id="121"/>
        <w:r w:rsidR="00DD3EDC" w:rsidRPr="000E622E">
          <w:t>(need some ref here - Marketa? Mesle?</w:t>
        </w:r>
      </w:moveTo>
      <w:commentRangeEnd w:id="121"/>
      <w:r w:rsidR="00114AA2">
        <w:rPr>
          <w:rStyle w:val="CommentReference"/>
        </w:rPr>
        <w:commentReference w:id="121"/>
      </w:r>
      <w:moveTo w:id="122" w:author="José Manuel Aburto" w:date="2018-02-14T17:08:00Z">
        <w:r w:rsidR="00DD3EDC" w:rsidRPr="000E622E">
          <w:t xml:space="preserve">). Different countries abandoned this practice at different rates, which has the effect of misclassifying deaths between the IHD, stroke and 'other circulatory disease' categories used in the present study. While some degree of misclassification within circulatory disease has been corrected by the \citet{HcO} team \citep{Pechholdova2017}, caution should be used in </w:t>
        </w:r>
        <w:r w:rsidR="00DD3EDC" w:rsidRPr="000E622E">
          <w:lastRenderedPageBreak/>
          <w:t>interpreting differences between these causes of death [anyone write about this for other FSU? Timonin? Grigoriev?] \citep{jasilionis2011}. It is likely that this is less of a problem in Central European countries, which had already abandoned the Soviet coding practice by 1994, which is the start of our cause of death time series [haven't read this study--is this what they argue?] \citep{zatonski1998ecological}</w:t>
        </w:r>
      </w:moveTo>
      <w:moveToRangeEnd w:id="113"/>
      <w:ins w:id="123" w:author="José Manuel Aburto" w:date="2018-02-14T17:08:00Z">
        <w:r w:rsidR="00DD3EDC">
          <w:t>. In light of this evidence, we have decided to group IHD, s</w:t>
        </w:r>
      </w:ins>
      <w:ins w:id="124" w:author="José Manuel Aburto" w:date="2018-02-14T17:09:00Z">
        <w:r w:rsidR="00DD3EDC">
          <w:t xml:space="preserve">troke, and the rest of cardiovascular diseases to a single category ‘amenable to alcohol consumption’. </w:t>
        </w:r>
      </w:ins>
      <w:ins w:id="125" w:author="José Manuel Aburto" w:date="2018-02-14T17:28:00Z">
        <w:r w:rsidR="005C4F15">
          <w:t>Which we explicitly describe as “</w:t>
        </w:r>
        <w:r w:rsidR="005C4F15" w:rsidRPr="00371BF6">
          <w:rPr>
            <w:i/>
            <w:color w:val="000000"/>
          </w:rPr>
          <w:t>…conditions amenable to alcohol consumption, pertains to conditions that are not wholly attributable to alcohol consumption, but that have been linked with alcohol consumption patterns.”</w:t>
        </w:r>
        <w:r w:rsidR="005C4F15">
          <w:rPr>
            <w:i/>
            <w:color w:val="000000"/>
          </w:rPr>
          <w:t xml:space="preserve"> </w:t>
        </w:r>
        <w:r w:rsidR="005C4F15">
          <w:rPr>
            <w:color w:val="000000"/>
          </w:rPr>
          <w:t xml:space="preserve">in the cause-of-death classification section. </w:t>
        </w:r>
      </w:ins>
      <w:ins w:id="126" w:author="José Manuel Aburto" w:date="2018-02-14T17:09:00Z">
        <w:r w:rsidR="00DD3EDC">
          <w:t>We no</w:t>
        </w:r>
      </w:ins>
      <w:ins w:id="127" w:author="José Manuel Aburto" w:date="2018-02-14T17:28:00Z">
        <w:r w:rsidR="005C4F15">
          <w:t>w</w:t>
        </w:r>
      </w:ins>
      <w:ins w:id="128" w:author="José Manuel Aburto" w:date="2018-02-14T17:09:00Z">
        <w:r w:rsidR="00DD3EDC">
          <w:t xml:space="preserve"> describe the cause of death classification and table 1 accordingly</w:t>
        </w:r>
      </w:ins>
      <w:ins w:id="129" w:author="José Manuel Aburto" w:date="2018-02-14T17:10:00Z">
        <w:r w:rsidR="00DD3EDC">
          <w:t>, and extended this to the results and discussion section.</w:t>
        </w:r>
      </w:ins>
    </w:p>
    <w:p w14:paraId="6390CE67" w14:textId="77777777" w:rsidR="002043D9" w:rsidRDefault="002043D9" w:rsidP="0053754D">
      <w:pPr>
        <w:jc w:val="both"/>
        <w:rPr>
          <w:b/>
        </w:rPr>
      </w:pPr>
    </w:p>
    <w:p w14:paraId="77FB20C7" w14:textId="458E5110" w:rsidR="001D00C7" w:rsidDel="00DD3EDC" w:rsidRDefault="006C3BE9" w:rsidP="0053754D">
      <w:pPr>
        <w:jc w:val="both"/>
        <w:rPr>
          <w:ins w:id="130" w:author="MPIDR_D\vanraalte" w:date="2018-02-09T16:29:00Z"/>
          <w:del w:id="131" w:author="José Manuel Aburto" w:date="2018-02-14T17:07:00Z"/>
        </w:rPr>
      </w:pPr>
      <w:del w:id="132" w:author="José Manuel Aburto" w:date="2018-02-14T17:06:00Z">
        <w:r w:rsidRPr="006C3BE9" w:rsidDel="00DD3EDC">
          <w:delText>As mention</w:delText>
        </w:r>
        <w:r w:rsidR="00C438AA" w:rsidDel="00DD3EDC">
          <w:delText>ed</w:delText>
        </w:r>
        <w:r w:rsidRPr="006C3BE9" w:rsidDel="00DD3EDC">
          <w:delText xml:space="preserve"> in the previous comment, it </w:delText>
        </w:r>
        <w:r w:rsidDel="00DD3EDC">
          <w:delText>is true that deaths from hypertension and atherosclerosis could be overestimated at the expense of ischemic heart disease mortality in some countries</w:delText>
        </w:r>
      </w:del>
      <w:ins w:id="133" w:author="MPIDR_D\vanraalte" w:date="2018-02-09T16:30:00Z">
        <w:del w:id="134" w:author="José Manuel Aburto" w:date="2018-02-14T17:06:00Z">
          <w:r w:rsidR="001D00C7" w:rsidDel="00DD3EDC">
            <w:delText xml:space="preserve"> and time periods</w:delText>
          </w:r>
        </w:del>
      </w:ins>
      <w:del w:id="135" w:author="José Manuel Aburto" w:date="2018-02-14T17:06:00Z">
        <w:r w:rsidR="00C438AA" w:rsidDel="00DD3EDC">
          <w:delText xml:space="preserve">. </w:delText>
        </w:r>
      </w:del>
      <w:del w:id="136" w:author="José Manuel Aburto" w:date="2018-02-14T17:07:00Z">
        <w:r w:rsidR="00C438AA" w:rsidDel="00DD3EDC">
          <w:delText xml:space="preserve">This means that our estimates of IHD and strokes are potentially a lower bound of mortality amenable to alcohol consumption. Which helps to our aim of not overestimating or overinterpreting the results related to these categories. </w:delText>
        </w:r>
        <w:r w:rsidR="002F674F" w:rsidDel="00DD3EDC">
          <w:delText>We</w:delText>
        </w:r>
      </w:del>
      <w:ins w:id="137" w:author="MPIDR_D\vanraalte" w:date="2018-02-09T16:29:00Z">
        <w:del w:id="138" w:author="José Manuel Aburto" w:date="2018-02-14T17:07:00Z">
          <w:r w:rsidR="001D00C7" w:rsidDel="00DD3EDC">
            <w:delText xml:space="preserve">’ve added the following paragraph to the limitaitons </w:delText>
          </w:r>
          <w:commentRangeStart w:id="139"/>
          <w:r w:rsidR="001D00C7" w:rsidDel="00DD3EDC">
            <w:delText>section</w:delText>
          </w:r>
        </w:del>
      </w:ins>
      <w:commentRangeEnd w:id="139"/>
      <w:ins w:id="140" w:author="MPIDR_D\vanraalte" w:date="2018-02-09T16:32:00Z">
        <w:del w:id="141" w:author="José Manuel Aburto" w:date="2018-02-14T17:07:00Z">
          <w:r w:rsidR="001D00C7" w:rsidDel="00DD3EDC">
            <w:rPr>
              <w:rStyle w:val="CommentReference"/>
            </w:rPr>
            <w:commentReference w:id="139"/>
          </w:r>
        </w:del>
      </w:ins>
      <w:del w:id="142" w:author="José Manuel Aburto" w:date="2018-02-14T17:07:00Z">
        <w:r w:rsidR="002F674F" w:rsidDel="00DD3EDC">
          <w:delText xml:space="preserve">, however mention this now in the limitations section. </w:delText>
        </w:r>
      </w:del>
    </w:p>
    <w:p w14:paraId="78257D22" w14:textId="77777777" w:rsidR="001D00C7" w:rsidRDefault="001D00C7" w:rsidP="0053754D">
      <w:pPr>
        <w:jc w:val="both"/>
        <w:rPr>
          <w:ins w:id="143" w:author="MPIDR_D\vanraalte" w:date="2018-02-09T16:49:00Z"/>
        </w:rPr>
      </w:pPr>
    </w:p>
    <w:p w14:paraId="150EE651" w14:textId="25512CB1" w:rsidR="000E622E" w:rsidRDefault="000E622E" w:rsidP="0053754D">
      <w:pPr>
        <w:jc w:val="both"/>
        <w:rPr>
          <w:ins w:id="144" w:author="MPIDR_D\vanraalte" w:date="2018-02-09T16:49:00Z"/>
        </w:rPr>
      </w:pPr>
      <w:moveFromRangeStart w:id="145" w:author="José Manuel Aburto" w:date="2018-02-14T17:08:00Z" w:name="move506391409"/>
      <w:moveFrom w:id="146" w:author="José Manuel Aburto" w:date="2018-02-14T17:08:00Z">
        <w:ins w:id="147" w:author="MPIDR_D\vanraalte" w:date="2018-02-09T16:49:00Z">
          <w:r w:rsidRPr="000E622E" w:rsidDel="00DD3EDC">
            <w:t>Second, in the Soviet era ill-defined cardiovascular diseases were often classified as 'atherosclerotic cardiosclerosis', which was a subset of ischaemic heart diseases \citep{jasilionis2011} or stroke (need some ref here - Marketa? Mesle?). Different countries abandoned this practice at different rates, which has the effect of misclassifying deaths between the IHD, stroke and 'other circulatory disease' categories used in the present study. While some degree of misclassification within circulatory disease has been corrected by the \citet{HcO} team \citep{Pechholdova2017}, caution should be used in interpreting differences between these causes of death [anyone write about this for other FSU? Timonin? Grigoriev?] \citep{jasilionis2011}. It is likely that this is less of a problem in Central European countries, which had already abandoned the Soviet coding practice by 1994, which is the start of our cause of death time series [haven't read this study--is this what they argue?] \citep{zatonski1998ecological}</w:t>
          </w:r>
        </w:ins>
      </w:moveFrom>
      <w:moveFromRangeEnd w:id="145"/>
      <w:ins w:id="148" w:author="MPIDR_D\vanraalte" w:date="2018-02-09T16:49:00Z">
        <w:r w:rsidRPr="000E622E">
          <w:t>. \\</w:t>
        </w:r>
      </w:ins>
    </w:p>
    <w:p w14:paraId="77A66F2A" w14:textId="77777777" w:rsidR="000E622E" w:rsidRDefault="000E622E" w:rsidP="0053754D">
      <w:pPr>
        <w:jc w:val="both"/>
        <w:rPr>
          <w:ins w:id="149" w:author="MPIDR_D\vanraalte" w:date="2018-02-09T16:28:00Z"/>
        </w:rPr>
      </w:pPr>
    </w:p>
    <w:p w14:paraId="244AEEAC" w14:textId="244FB499" w:rsidR="002F674F" w:rsidDel="001D00C7" w:rsidRDefault="002F674F" w:rsidP="0053754D">
      <w:pPr>
        <w:jc w:val="both"/>
        <w:rPr>
          <w:del w:id="150" w:author="MPIDR_D\vanraalte" w:date="2018-02-09T16:32:00Z"/>
        </w:rPr>
      </w:pPr>
      <w:del w:id="151" w:author="José Manuel Aburto" w:date="2018-02-14T17:28:00Z">
        <w:r w:rsidDel="005C4F15">
          <w:delText>In addition, the three (IHD, stroke and the rest of cardiovascular) are subcategories of the broader category “amenable to alcohol cons</w:delText>
        </w:r>
        <w:r w:rsidR="00371BF6" w:rsidDel="005C4F15">
          <w:delText>umption” described in Table 1. W</w:delText>
        </w:r>
      </w:del>
      <w:ins w:id="152" w:author="MPIDR_D\vanraalte" w:date="2018-02-09T16:31:00Z">
        <w:del w:id="153" w:author="José Manuel Aburto" w:date="2018-02-14T17:28:00Z">
          <w:r w:rsidR="001D00C7" w:rsidDel="005C4F15">
            <w:delText>w</w:delText>
          </w:r>
        </w:del>
      </w:ins>
      <w:del w:id="154" w:author="José Manuel Aburto" w:date="2018-02-14T17:28:00Z">
        <w:r w:rsidR="00371BF6" w:rsidDel="005C4F15">
          <w:delText>hich we explicitly describe as “</w:delText>
        </w:r>
        <w:r w:rsidR="00371BF6" w:rsidRPr="00371BF6" w:rsidDel="005C4F15">
          <w:rPr>
            <w:i/>
            <w:color w:val="000000"/>
          </w:rPr>
          <w:delText>…conditions amenable to alcohol consumption, pertains to conditions that are not wholly attributable to alcohol consumption, but that have been linked with alcohol consumption patterns.”</w:delText>
        </w:r>
        <w:r w:rsidR="00371BF6" w:rsidDel="005C4F15">
          <w:rPr>
            <w:i/>
            <w:color w:val="000000"/>
          </w:rPr>
          <w:delText xml:space="preserve"> </w:delText>
        </w:r>
        <w:r w:rsidR="00371BF6" w:rsidDel="005C4F15">
          <w:rPr>
            <w:color w:val="000000"/>
          </w:rPr>
          <w:delText xml:space="preserve">In </w:delText>
        </w:r>
      </w:del>
      <w:ins w:id="155" w:author="MPIDR_D\vanraalte" w:date="2018-02-09T16:32:00Z">
        <w:del w:id="156" w:author="José Manuel Aburto" w:date="2018-02-14T17:28:00Z">
          <w:r w:rsidR="001D00C7" w:rsidDel="005C4F15">
            <w:rPr>
              <w:color w:val="000000"/>
            </w:rPr>
            <w:delText xml:space="preserve">in </w:delText>
          </w:r>
        </w:del>
      </w:ins>
      <w:del w:id="157" w:author="José Manuel Aburto" w:date="2018-02-14T17:28:00Z">
        <w:r w:rsidR="00371BF6" w:rsidDel="005C4F15">
          <w:rPr>
            <w:color w:val="000000"/>
          </w:rPr>
          <w:delText>the cause-of-death classification section</w:delText>
        </w:r>
      </w:del>
      <w:ins w:id="158" w:author="MPIDR_D\vanraalte" w:date="2018-02-09T16:32:00Z">
        <w:r w:rsidR="001D00C7">
          <w:rPr>
            <w:color w:val="000000"/>
          </w:rPr>
          <w:t>.</w:t>
        </w:r>
      </w:ins>
      <w:del w:id="159" w:author="MPIDR_D\vanraalte" w:date="2018-02-09T16:31:00Z">
        <w:r w:rsidR="00371BF6" w:rsidDel="001D00C7">
          <w:rPr>
            <w:color w:val="000000"/>
          </w:rPr>
          <w:delText>.</w:delText>
        </w:r>
      </w:del>
    </w:p>
    <w:p w14:paraId="65AC67D7" w14:textId="1047A232" w:rsidR="002F674F" w:rsidDel="001D00C7" w:rsidRDefault="002F674F" w:rsidP="0053754D">
      <w:pPr>
        <w:jc w:val="both"/>
        <w:rPr>
          <w:del w:id="160" w:author="MPIDR_D\vanraalte" w:date="2018-02-09T16:32:00Z"/>
        </w:rPr>
      </w:pPr>
    </w:p>
    <w:p w14:paraId="78488C62" w14:textId="42A20381" w:rsidR="001D00C7" w:rsidDel="00C342E7" w:rsidRDefault="001D00C7" w:rsidP="0053754D">
      <w:pPr>
        <w:jc w:val="both"/>
        <w:rPr>
          <w:ins w:id="161" w:author="MPIDR_D\vanraalte" w:date="2018-02-09T16:42:00Z"/>
          <w:del w:id="162" w:author="José Manuel Aburto" w:date="2018-02-14T17:23:00Z"/>
        </w:rPr>
      </w:pPr>
      <w:ins w:id="163" w:author="MPIDR_D\vanraalte" w:date="2018-02-09T16:32:00Z">
        <w:del w:id="164" w:author="José Manuel Aburto" w:date="2018-02-14T17:23:00Z">
          <w:r w:rsidDel="00C342E7">
            <w:delText xml:space="preserve"> </w:delText>
          </w:r>
        </w:del>
      </w:ins>
      <w:del w:id="165" w:author="José Manuel Aburto" w:date="2018-02-14T17:23:00Z">
        <w:r w:rsidR="002F674F" w:rsidDel="00C342E7">
          <w:delText>I</w:delText>
        </w:r>
        <w:r w:rsidR="009E4357" w:rsidDel="00C342E7">
          <w:delText xml:space="preserve">n figures 5 and 6 in the paper, </w:delText>
        </w:r>
        <w:r w:rsidR="002F674F" w:rsidDel="00C342E7">
          <w:delText xml:space="preserve">can be seen that in most age-groups the three causes of death (IHD, stroke and other cardiovascular) </w:delText>
        </w:r>
        <w:r w:rsidR="009E4357" w:rsidDel="00C342E7">
          <w:delText>contribute in the same direction in almost every age group, so that they can be interpreted in the same direction.</w:delText>
        </w:r>
      </w:del>
      <w:ins w:id="166" w:author="MPIDR_D\vanraalte" w:date="2018-02-09T16:34:00Z">
        <w:del w:id="167" w:author="José Manuel Aburto" w:date="2018-02-14T17:23:00Z">
          <w:r w:rsidDel="00C342E7">
            <w:delText xml:space="preserve"> </w:delText>
          </w:r>
        </w:del>
      </w:ins>
      <w:ins w:id="168" w:author="MPIDR_D\vanraalte" w:date="2018-02-09T16:38:00Z">
        <w:del w:id="169" w:author="José Manuel Aburto" w:date="2018-02-14T17:23:00Z">
          <w:r w:rsidR="00275324" w:rsidDel="00C342E7">
            <w:delText>Others have argued that</w:delText>
          </w:r>
        </w:del>
      </w:ins>
      <w:ins w:id="170" w:author="MPIDR_D\vanraalte" w:date="2018-02-09T16:34:00Z">
        <w:del w:id="171" w:author="José Manuel Aburto" w:date="2018-02-14T17:23:00Z">
          <w:r w:rsidDel="00C342E7">
            <w:delText xml:space="preserve"> the </w:delText>
          </w:r>
        </w:del>
      </w:ins>
      <w:ins w:id="172" w:author="MPIDR_D\vanraalte" w:date="2018-02-09T16:37:00Z">
        <w:del w:id="173" w:author="José Manuel Aburto" w:date="2018-02-14T17:23:00Z">
          <w:r w:rsidR="00275324" w:rsidDel="00C342E7">
            <w:delText xml:space="preserve">sharp decline in IHD in combination with the </w:delText>
          </w:r>
        </w:del>
      </w:ins>
      <w:ins w:id="174" w:author="MPIDR_D\vanraalte" w:date="2018-02-09T16:34:00Z">
        <w:del w:id="175" w:author="José Manuel Aburto" w:date="2018-02-14T17:23:00Z">
          <w:r w:rsidDel="00C342E7">
            <w:delText xml:space="preserve">increase in </w:delText>
          </w:r>
        </w:del>
      </w:ins>
      <w:ins w:id="176" w:author="MPIDR_D\vanraalte" w:date="2018-02-09T16:36:00Z">
        <w:del w:id="177" w:author="José Manuel Aburto" w:date="2018-02-14T17:23:00Z">
          <w:r w:rsidDel="00C342E7">
            <w:delText xml:space="preserve">stroke and other circulatory disease at older ages </w:delText>
          </w:r>
        </w:del>
      </w:ins>
      <w:ins w:id="178" w:author="MPIDR_D\vanraalte" w:date="2018-02-09T16:38:00Z">
        <w:del w:id="179" w:author="José Manuel Aburto" w:date="2018-02-14T17:23:00Z">
          <w:r w:rsidR="00275324" w:rsidDel="00C342E7">
            <w:delText xml:space="preserve">seen </w:delText>
          </w:r>
        </w:del>
      </w:ins>
      <w:ins w:id="180" w:author="MPIDR_D\vanraalte" w:date="2018-02-09T16:36:00Z">
        <w:del w:id="181" w:author="José Manuel Aburto" w:date="2018-02-14T17:23:00Z">
          <w:r w:rsidDel="00C342E7">
            <w:delText xml:space="preserve">in the Baltic countries over the post-2000 period is </w:delText>
          </w:r>
        </w:del>
      </w:ins>
      <w:ins w:id="182" w:author="MPIDR_D\vanraalte" w:date="2018-02-09T16:38:00Z">
        <w:del w:id="183" w:author="José Manuel Aburto" w:date="2018-02-14T17:23:00Z">
          <w:r w:rsidR="00275324" w:rsidDel="00C342E7">
            <w:delText>owing precisely to these changing coding practices. Therefore</w:delText>
          </w:r>
        </w:del>
      </w:ins>
      <w:ins w:id="184" w:author="MPIDR_D\vanraalte" w:date="2018-02-09T16:39:00Z">
        <w:del w:id="185" w:author="José Manuel Aburto" w:date="2018-02-14T17:23:00Z">
          <w:r w:rsidR="00275324" w:rsidDel="00C342E7">
            <w:delText xml:space="preserve"> in addition to the warning in the limitations section, we additionally highlight this problem</w:delText>
          </w:r>
        </w:del>
      </w:ins>
      <w:ins w:id="186" w:author="MPIDR_D\vanraalte" w:date="2018-02-09T16:42:00Z">
        <w:del w:id="187" w:author="José Manuel Aburto" w:date="2018-02-14T17:23:00Z">
          <w:r w:rsidR="00275324" w:rsidDel="00C342E7">
            <w:delText xml:space="preserve"> when describing the decomposition results,</w:delText>
          </w:r>
        </w:del>
      </w:ins>
    </w:p>
    <w:p w14:paraId="42ADA657" w14:textId="1C25AB2E" w:rsidR="00275324" w:rsidDel="00C342E7" w:rsidRDefault="00275324" w:rsidP="0053754D">
      <w:pPr>
        <w:jc w:val="both"/>
        <w:rPr>
          <w:ins w:id="188" w:author="MPIDR_D\vanraalte" w:date="2018-02-09T16:34:00Z"/>
          <w:del w:id="189" w:author="José Manuel Aburto" w:date="2018-02-14T17:23:00Z"/>
        </w:rPr>
      </w:pPr>
      <w:ins w:id="190" w:author="MPIDR_D\vanraalte" w:date="2018-02-09T16:42:00Z">
        <w:del w:id="191" w:author="José Manuel Aburto" w:date="2018-02-14T17:23:00Z">
          <w:r w:rsidRPr="00275324" w:rsidDel="00C342E7">
            <w:lastRenderedPageBreak/>
            <w:delText xml:space="preserve">The opposing contributions from IHD and other circulatory disease categories in the Baltic countries might be an indication of improving diagnostic practices in the countries rather than real differences </w:delText>
          </w:r>
          <w:r w:rsidDel="00C342E7">
            <w:delText>(Jasilionis 2011).</w:delText>
          </w:r>
        </w:del>
      </w:ins>
    </w:p>
    <w:p w14:paraId="50CA0688" w14:textId="77777777" w:rsidR="001D00C7" w:rsidRDefault="001D00C7" w:rsidP="0053754D">
      <w:pPr>
        <w:jc w:val="both"/>
        <w:rPr>
          <w:ins w:id="192" w:author="MPIDR_D\vanraalte" w:date="2018-02-09T16:34:00Z"/>
        </w:rPr>
      </w:pPr>
    </w:p>
    <w:p w14:paraId="1F2E19C4" w14:textId="3B522161" w:rsidR="002F674F" w:rsidRPr="006C3BE9" w:rsidDel="00275324" w:rsidRDefault="009E4357" w:rsidP="0053754D">
      <w:pPr>
        <w:jc w:val="both"/>
        <w:rPr>
          <w:del w:id="193" w:author="MPIDR_D\vanraalte" w:date="2018-02-09T16:43:00Z"/>
        </w:rPr>
      </w:pPr>
      <w:del w:id="194" w:author="MPIDR_D\vanraalte" w:date="2018-02-09T16:43:00Z">
        <w:r w:rsidDel="00275324">
          <w:delText xml:space="preserve"> </w:delText>
        </w:r>
        <w:commentRangeStart w:id="195"/>
        <w:r w:rsidDel="00275324">
          <w:delText xml:space="preserve">More problematic would be if they diverged in the contributions to changes in lifespan variation. </w:delText>
        </w:r>
      </w:del>
    </w:p>
    <w:commentRangeEnd w:id="195"/>
    <w:p w14:paraId="2511B650" w14:textId="4F23BBC0" w:rsidR="00981CA2" w:rsidRDefault="001D00C7" w:rsidP="0053754D">
      <w:pPr>
        <w:jc w:val="both"/>
      </w:pPr>
      <w:del w:id="196" w:author="MPIDR_D\vanraalte" w:date="2018-02-09T16:43:00Z">
        <w:r w:rsidDel="00275324">
          <w:rPr>
            <w:rStyle w:val="CommentReference"/>
          </w:rPr>
          <w:commentReference w:id="195"/>
        </w:r>
      </w:del>
    </w:p>
    <w:p w14:paraId="28E69E1A" w14:textId="6D4BF9BA" w:rsidR="00367546" w:rsidRDefault="00256790" w:rsidP="0053754D">
      <w:pPr>
        <w:jc w:val="both"/>
        <w:rPr>
          <w:ins w:id="197" w:author="José Manuel Aburto" w:date="2018-02-16T11:56:00Z"/>
        </w:rPr>
      </w:pPr>
      <w:ins w:id="198" w:author="José Manuel Aburto" w:date="2018-02-16T11:56:00Z">
        <w:r>
          <w:t>References:</w:t>
        </w:r>
      </w:ins>
    </w:p>
    <w:p w14:paraId="74145E7D" w14:textId="77777777" w:rsidR="00256790" w:rsidRDefault="00256790" w:rsidP="0053754D">
      <w:pPr>
        <w:jc w:val="both"/>
        <w:rPr>
          <w:ins w:id="199" w:author="José Manuel Aburto" w:date="2018-02-16T11:56:00Z"/>
          <w:rFonts w:ascii="Arial" w:hAnsi="Arial" w:cs="Arial"/>
          <w:color w:val="222222"/>
          <w:sz w:val="20"/>
          <w:szCs w:val="20"/>
          <w:shd w:val="clear" w:color="auto" w:fill="FFFFFF"/>
        </w:rPr>
      </w:pPr>
    </w:p>
    <w:p w14:paraId="16B8536D" w14:textId="42027A23" w:rsidR="00256790" w:rsidRPr="005943A1" w:rsidRDefault="00256790" w:rsidP="0053754D">
      <w:pPr>
        <w:jc w:val="both"/>
      </w:pPr>
      <w:ins w:id="200" w:author="José Manuel Aburto" w:date="2018-02-16T11:56:00Z">
        <w:r w:rsidRPr="00256790">
          <w:t>Pechholdová, M., Camarda, C. G., Meslé, F., &amp; Vallin, J. (2017). Reconstructing Long-Term Coherent Cause-of-Death Series, a Necessary Step for Analyzing Trends. European Journal of Population, 1-22.</w:t>
        </w:r>
      </w:ins>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3466AB9C" w14:textId="09CB8D66" w:rsidR="00A10CD4" w:rsidRDefault="006557A5" w:rsidP="0053754D">
      <w:pPr>
        <w:jc w:val="both"/>
      </w:pPr>
      <w:commentRangeStart w:id="201"/>
      <w:r w:rsidRPr="008A3A71">
        <w:t xml:space="preserve">We thank the reviewer for this suggestion. This issue is mitigated using the Human Mortality Database, since they correct the lifetable at old age fitting a logistic curve. </w:t>
      </w:r>
      <w:r w:rsidR="00A10CD4">
        <w:t>In figure 4 in the manuscript, Bulgaria shows the opposite: it shows mortality deterioration above age 70 between 1960 and 1980 (blue color, fig below), which was translated into reductions in lifespan variation (since these changes are above the threshold age) and improvements thereafter with mixed patterns between 1994-2000. All countries show this pattern between 1960 and 1980 (except Slovenia since we don’t have data).</w:t>
      </w:r>
      <w:commentRangeEnd w:id="201"/>
      <w:r w:rsidR="00C231BD">
        <w:rPr>
          <w:rStyle w:val="CommentReference"/>
        </w:rPr>
        <w:commentReference w:id="201"/>
      </w:r>
    </w:p>
    <w:p w14:paraId="3A8F40EB" w14:textId="34FA53D9" w:rsidR="00A10CD4" w:rsidRDefault="00A10CD4" w:rsidP="0053754D">
      <w:pPr>
        <w:jc w:val="both"/>
      </w:pPr>
    </w:p>
    <w:p w14:paraId="72275DAB" w14:textId="41940B8D" w:rsidR="008A3A71" w:rsidRDefault="008A3A71" w:rsidP="0053754D">
      <w:pPr>
        <w:jc w:val="both"/>
      </w:pPr>
      <w:r>
        <w:t>We included the next sentence</w:t>
      </w:r>
      <w:r w:rsidR="00094A34">
        <w:t>s</w:t>
      </w:r>
      <w:r>
        <w:t xml:space="preserve"> in the </w:t>
      </w:r>
      <w:r w:rsidR="00094A34">
        <w:t>limitations</w:t>
      </w:r>
      <w:r w:rsidR="00F76D5E">
        <w:t xml:space="preserve"> </w:t>
      </w:r>
      <w:commentRangeStart w:id="202"/>
      <w:commentRangeStart w:id="203"/>
      <w:r w:rsidR="00F76D5E">
        <w:t>section</w:t>
      </w:r>
      <w:commentRangeEnd w:id="202"/>
      <w:r w:rsidR="002E691D">
        <w:rPr>
          <w:rStyle w:val="CommentReference"/>
        </w:rPr>
        <w:commentReference w:id="202"/>
      </w:r>
      <w:commentRangeEnd w:id="203"/>
      <w:r w:rsidR="005C4F15">
        <w:rPr>
          <w:rStyle w:val="CommentReference"/>
        </w:rPr>
        <w:commentReference w:id="203"/>
      </w:r>
      <w:r>
        <w:t>:</w:t>
      </w:r>
    </w:p>
    <w:p w14:paraId="09196F6C" w14:textId="77AA3153" w:rsidR="00933E94" w:rsidRDefault="00094A34" w:rsidP="0053754D">
      <w:pPr>
        <w:jc w:val="both"/>
        <w:rPr>
          <w:i/>
        </w:rPr>
      </w:pPr>
      <w:r>
        <w:rPr>
          <w:i/>
          <w:color w:val="000000"/>
        </w:rPr>
        <w:t>“</w:t>
      </w:r>
      <w:r w:rsidRPr="00094A34">
        <w:rPr>
          <w:i/>
          <w:color w:val="000000"/>
        </w:rPr>
        <w:t xml:space="preserve">Finally, different definitions of live births, coding practices and </w:t>
      </w:r>
      <w:r w:rsidR="00933E94">
        <w:rPr>
          <w:i/>
          <w:color w:val="000000"/>
        </w:rPr>
        <w:t>under-</w:t>
      </w:r>
      <w:r w:rsidR="00933E94" w:rsidRPr="00094A34">
        <w:rPr>
          <w:i/>
          <w:color w:val="000000"/>
        </w:rPr>
        <w:t>registration</w:t>
      </w:r>
      <w:r w:rsidRPr="00094A34">
        <w:rPr>
          <w:i/>
          <w:color w:val="000000"/>
        </w:rPr>
        <w:t xml:space="preserve"> at old ages in former USSR c</w:t>
      </w:r>
      <w:r w:rsidR="00933E94">
        <w:rPr>
          <w:i/>
          <w:color w:val="000000"/>
        </w:rPr>
        <w:t>o</w:t>
      </w:r>
      <w:r w:rsidRPr="00094A34">
        <w:rPr>
          <w:i/>
          <w:color w:val="000000"/>
        </w:rPr>
        <w:t>untries are an issue in the mortality data</w:t>
      </w:r>
      <w:r>
        <w:rPr>
          <w:i/>
          <w:color w:val="000000"/>
        </w:rPr>
        <w:t>….</w:t>
      </w:r>
      <w:r w:rsidRPr="00094A34">
        <w:rPr>
          <w:color w:val="000000"/>
        </w:rPr>
        <w:t xml:space="preserve"> </w:t>
      </w:r>
      <w:r w:rsidRPr="00094A34">
        <w:rPr>
          <w:i/>
          <w:color w:val="000000"/>
        </w:rPr>
        <w:t>Moreover, we mitigated this by truncating our cause-of-death analysis at age 85 and using comparable data from the Human Cause-of-Death and Human Mortality databases</w:t>
      </w:r>
      <w:r>
        <w:rPr>
          <w:i/>
          <w:color w:val="000000"/>
        </w:rPr>
        <w:t>”</w:t>
      </w:r>
    </w:p>
    <w:p w14:paraId="1ADDE85A" w14:textId="0B8F0758" w:rsidR="00790A78" w:rsidRPr="00933E94" w:rsidRDefault="00790A78" w:rsidP="0053754D">
      <w:pPr>
        <w:jc w:val="both"/>
        <w:rPr>
          <w:i/>
        </w:rPr>
      </w:pPr>
      <w:r>
        <w:rPr>
          <w:noProof/>
        </w:rPr>
        <mc:AlternateContent>
          <mc:Choice Requires="wpg">
            <w:drawing>
              <wp:anchor distT="0" distB="0" distL="114300" distR="114300" simplePos="0" relativeHeight="251658752" behindDoc="0" locked="0" layoutInCell="1" allowOverlap="1" wp14:anchorId="56CAC54D" wp14:editId="201831AA">
                <wp:simplePos x="0" y="0"/>
                <wp:positionH relativeFrom="column">
                  <wp:posOffset>1507988</wp:posOffset>
                </wp:positionH>
                <wp:positionV relativeFrom="paragraph">
                  <wp:posOffset>225596</wp:posOffset>
                </wp:positionV>
                <wp:extent cx="2922270" cy="270954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922270" cy="2709545"/>
                          <a:chOff x="-113122" y="-28281"/>
                          <a:chExt cx="2922270" cy="2709545"/>
                        </a:xfrm>
                      </wpg:grpSpPr>
                      <pic:pic xmlns:pic="http://schemas.openxmlformats.org/drawingml/2006/picture">
                        <pic:nvPicPr>
                          <pic:cNvPr id="6" name="Picture 6"/>
                          <pic:cNvPicPr>
                            <a:picLocks noChangeAspect="1"/>
                          </pic:cNvPicPr>
                        </pic:nvPicPr>
                        <pic:blipFill>
                          <a:blip r:embed="rId19"/>
                          <a:stretch>
                            <a:fillRect/>
                          </a:stretch>
                        </pic:blipFill>
                        <pic:spPr>
                          <a:xfrm>
                            <a:off x="-113122" y="-28281"/>
                            <a:ext cx="2922270" cy="2709545"/>
                          </a:xfrm>
                          <a:prstGeom prst="rect">
                            <a:avLst/>
                          </a:prstGeom>
                        </pic:spPr>
                      </pic:pic>
                      <wps:wsp>
                        <wps:cNvPr id="7" name="Oval 7"/>
                        <wps:cNvSpPr/>
                        <wps:spPr>
                          <a:xfrm>
                            <a:off x="829558" y="433633"/>
                            <a:ext cx="675117" cy="7776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D51B59" id="Group 9" o:spid="_x0000_s1026" style="position:absolute;margin-left:118.75pt;margin-top:17.75pt;width:230.1pt;height:213.35pt;z-index:251658752" coordorigin="-1131,-282" coordsize="29222,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131;top:-282;width:29222;height:2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">
                  <v:imagedata r:id="rId20" o:title=""/>
                  <v:path arrowok="t"/>
                </v:shape>
                <v:oval id="Oval 7" o:spid="_x0000_s1028" style="position:absolute;left:8295;top:4336;width:6751;height:7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" filled="f" strokecolor="#243f60 [1604]" strokeweight="2pt"/>
                <w10:wrap type="topAndBottom"/>
              </v:group>
            </w:pict>
          </mc:Fallback>
        </mc:AlternateContent>
      </w:r>
    </w:p>
    <w:p w14:paraId="59F92BAD" w14:textId="4BCE03A9" w:rsidR="00790A78" w:rsidRDefault="00790A78" w:rsidP="0053754D">
      <w:pPr>
        <w:jc w:val="both"/>
      </w:pPr>
    </w:p>
    <w:p w14:paraId="4A6B7C3B" w14:textId="358D5A57" w:rsidR="002010C1" w:rsidRDefault="002010C1" w:rsidP="0053754D">
      <w:pPr>
        <w:jc w:val="both"/>
        <w:rPr>
          <w:b/>
        </w:rPr>
      </w:pPr>
      <w:r w:rsidRPr="002010C1">
        <w:rPr>
          <w:b/>
        </w:rPr>
        <w:cr/>
        <w:t xml:space="preserve">In the Limitations section, the author discusses several approaches to the measurement of alcohol mortality effects. This limitation could be avoided if authors gave less importance to the alcohol as </w:t>
      </w:r>
      <w:commentRangeStart w:id="204"/>
      <w:commentRangeStart w:id="205"/>
      <w:r w:rsidRPr="002010C1">
        <w:rPr>
          <w:b/>
        </w:rPr>
        <w:t xml:space="preserve">the main (and only) factor </w:t>
      </w:r>
      <w:commentRangeEnd w:id="204"/>
      <w:r w:rsidR="001B23C3">
        <w:rPr>
          <w:rStyle w:val="CommentReference"/>
        </w:rPr>
        <w:commentReference w:id="204"/>
      </w:r>
      <w:commentRangeEnd w:id="205"/>
      <w:r w:rsidR="00494FFF">
        <w:rPr>
          <w:rStyle w:val="CommentReference"/>
        </w:rPr>
        <w:commentReference w:id="205"/>
      </w:r>
      <w:r w:rsidRPr="002010C1">
        <w:rPr>
          <w:b/>
        </w:rPr>
        <w:t>for past and recent mortality changes in Central and Eastern Europe.</w:t>
      </w:r>
    </w:p>
    <w:p w14:paraId="0ACF9A05" w14:textId="60C7648E" w:rsidR="00931BDE" w:rsidRDefault="00931BDE" w:rsidP="0053754D">
      <w:pPr>
        <w:jc w:val="both"/>
        <w:rPr>
          <w:b/>
        </w:rPr>
      </w:pPr>
    </w:p>
    <w:p w14:paraId="78960CF3" w14:textId="5F036A90" w:rsidR="00681D8C" w:rsidRDefault="00931BDE" w:rsidP="0053754D">
      <w:pPr>
        <w:jc w:val="both"/>
      </w:pPr>
      <w:r w:rsidRPr="00931BDE">
        <w:t>We thank the reviewer for her/his suggestion</w:t>
      </w:r>
      <w:r>
        <w:t>. Although we believe that categorizing alcohol-related mortality has several limitations, explained in the manuscript, we did changes to the manuscript to explicitly add other explanations to past and recent mortality changes in Central and Eastern Europe. The changes were as follows:</w:t>
      </w:r>
    </w:p>
    <w:p w14:paraId="211BF553" w14:textId="3E13652C" w:rsidR="00931BDE" w:rsidRDefault="00931BDE" w:rsidP="0053754D">
      <w:pPr>
        <w:jc w:val="both"/>
      </w:pPr>
    </w:p>
    <w:p w14:paraId="091D0EE5" w14:textId="574C8766" w:rsidR="00931BDE" w:rsidRDefault="00931BDE" w:rsidP="0053754D">
      <w:pPr>
        <w:jc w:val="both"/>
        <w:rPr>
          <w:i/>
          <w:color w:val="000000"/>
        </w:rPr>
      </w:pPr>
      <w:r>
        <w:t xml:space="preserve">Abstract. We change </w:t>
      </w:r>
      <w:r w:rsidRPr="00931BDE">
        <w:rPr>
          <w:i/>
        </w:rPr>
        <w:t>“</w:t>
      </w:r>
      <w:commentRangeStart w:id="206"/>
      <w:commentRangeStart w:id="207"/>
      <w:r w:rsidRPr="00931BDE">
        <w:rPr>
          <w:i/>
          <w:color w:val="000000"/>
        </w:rPr>
        <w:t>Fluctuations in mortality were, to a large extent, directly or partially attributable to changes in alcohol consumption.”</w:t>
      </w:r>
      <w:r>
        <w:rPr>
          <w:color w:val="000000"/>
        </w:rPr>
        <w:t xml:space="preserve"> by </w:t>
      </w:r>
      <w:r w:rsidRPr="00931BDE">
        <w:rPr>
          <w:i/>
          <w:color w:val="000000"/>
        </w:rPr>
        <w:t>“Fluctuations in mortality were, to a large extent, directly or partially attributable to changes in deaths related to alcohol consumption, among other factors.”</w:t>
      </w:r>
      <w:commentRangeEnd w:id="206"/>
      <w:r w:rsidR="00693DB7">
        <w:rPr>
          <w:rStyle w:val="CommentReference"/>
        </w:rPr>
        <w:commentReference w:id="206"/>
      </w:r>
      <w:commentRangeEnd w:id="207"/>
      <w:r w:rsidR="001F79E5">
        <w:rPr>
          <w:rStyle w:val="CommentReference"/>
        </w:rPr>
        <w:commentReference w:id="207"/>
      </w:r>
    </w:p>
    <w:p w14:paraId="2DF32B46" w14:textId="0667F809" w:rsidR="00931BDE" w:rsidRDefault="00931BDE" w:rsidP="0053754D">
      <w:pPr>
        <w:jc w:val="both"/>
        <w:rPr>
          <w:i/>
          <w:color w:val="000000"/>
        </w:rPr>
      </w:pPr>
    </w:p>
    <w:p w14:paraId="5DA32E42" w14:textId="6CCC80C5" w:rsidR="00931BDE" w:rsidRDefault="00931BDE" w:rsidP="0053754D">
      <w:pPr>
        <w:jc w:val="both"/>
        <w:rPr>
          <w:color w:val="000000"/>
        </w:rPr>
      </w:pPr>
      <w:r w:rsidRPr="00931BDE">
        <w:rPr>
          <w:color w:val="000000"/>
        </w:rPr>
        <w:t>Cause-of-death subsection in discussion:</w:t>
      </w:r>
      <w:r>
        <w:rPr>
          <w:i/>
          <w:color w:val="000000"/>
        </w:rPr>
        <w:t xml:space="preserve"> </w:t>
      </w:r>
      <w:r>
        <w:rPr>
          <w:color w:val="000000"/>
        </w:rPr>
        <w:t>“</w:t>
      </w:r>
      <w:r w:rsidRPr="00EF7FEA">
        <w:rPr>
          <w:i/>
          <w:color w:val="000000"/>
        </w:rPr>
        <w:t>Fluctuating alcohol-related mortality was an important component of the moving life disparity trends in the wider region, although it occurred to different degrees and manifested itself in different causes over the period and in the different regions.  Over young ages, a large role was found for the reduction of external cause mortality including traffic accidents in the Baltic countries throughout the period, and in Russia, Belarus and Ukraine from 2000 onwards, whereas Czech Republic and Poland reduced mortality primarily through reductions in IHD, and non-alcohol related mortality. Moreover, in Poland and Czech Republic, the reason of gains in life expectancy and compression of mortality due to the decline in stroke and IHD may be explained by other factors other than alcohol patterns</w:t>
      </w:r>
      <w:r w:rsidR="00EF7FEA" w:rsidRPr="00EF7FEA">
        <w:rPr>
          <w:i/>
          <w:color w:val="000000"/>
        </w:rPr>
        <w:t xml:space="preserve"> (Pajak 2011)</w:t>
      </w:r>
      <w:r w:rsidRPr="00EF7FEA">
        <w:rPr>
          <w:i/>
          <w:color w:val="000000"/>
        </w:rPr>
        <w:t xml:space="preserve">, such as changes dietary habits </w:t>
      </w:r>
      <w:r w:rsidR="00EF7FEA" w:rsidRPr="00EF7FEA">
        <w:rPr>
          <w:i/>
          <w:color w:val="000000"/>
        </w:rPr>
        <w:t xml:space="preserve">(Zatonski et al. 1998). </w:t>
      </w:r>
      <w:r w:rsidRPr="00EF7FEA">
        <w:rPr>
          <w:i/>
          <w:color w:val="000000"/>
        </w:rPr>
        <w:t>At older ages, between-country differences in mortality reduction seemed to be driven by the extent of IHD and stroke mortality reduction.</w:t>
      </w:r>
      <w:r w:rsidR="00EF7FEA">
        <w:rPr>
          <w:color w:val="000000"/>
        </w:rPr>
        <w:t>”</w:t>
      </w:r>
    </w:p>
    <w:p w14:paraId="7C74EEFD" w14:textId="5AF89EB0" w:rsidR="00E812AC" w:rsidRDefault="00E812AC" w:rsidP="0053754D">
      <w:pPr>
        <w:jc w:val="both"/>
        <w:rPr>
          <w:color w:val="000000"/>
        </w:rPr>
      </w:pPr>
    </w:p>
    <w:p w14:paraId="0EECB655" w14:textId="1725E1AF" w:rsidR="00E812AC" w:rsidRDefault="00E812AC" w:rsidP="0053754D">
      <w:pPr>
        <w:jc w:val="both"/>
        <w:rPr>
          <w:i/>
          <w:color w:val="000000"/>
        </w:rPr>
      </w:pPr>
      <w:r>
        <w:rPr>
          <w:color w:val="000000"/>
        </w:rPr>
        <w:t>"</w:t>
      </w:r>
      <w:r w:rsidRPr="002D7A5B">
        <w:rPr>
          <w:i/>
          <w:color w:val="000000"/>
        </w:rPr>
        <w:t>Overall, alcohol-related mortality (both increases and reductions) had its strongest influence in Russia, Latvia, Lithuania and Estonia, particularly over young-adult ages; while in the rest of the countries, Ukraine, Poland, Belarus and Czech Republic the effect of alcohol-related mortality on changes in lifespan variation was less clear. This is consistent with previous research documenting the highest impact of alcohol consumption on premature adult mortality in Russia, and considerable less in Poland and Czech Republic in 2002</w:t>
      </w:r>
      <w:r w:rsidR="007936C9">
        <w:rPr>
          <w:i/>
          <w:color w:val="000000"/>
        </w:rPr>
        <w:t>.”</w:t>
      </w:r>
    </w:p>
    <w:p w14:paraId="234FC434" w14:textId="3C66F90D" w:rsidR="007936C9" w:rsidRDefault="007936C9" w:rsidP="0053754D">
      <w:pPr>
        <w:jc w:val="both"/>
        <w:rPr>
          <w:i/>
          <w:color w:val="000000"/>
        </w:rPr>
      </w:pPr>
    </w:p>
    <w:p w14:paraId="556D3127" w14:textId="0EFA8315" w:rsidR="007936C9" w:rsidRDefault="007936C9" w:rsidP="0053754D">
      <w:pPr>
        <w:jc w:val="both"/>
        <w:rPr>
          <w:ins w:id="208" w:author="José Manuel Aburto" w:date="2018-02-16T13:34:00Z"/>
          <w:i/>
          <w:color w:val="000000"/>
        </w:rPr>
      </w:pPr>
      <w:r>
        <w:rPr>
          <w:i/>
          <w:color w:val="000000"/>
        </w:rPr>
        <w:t>“…</w:t>
      </w:r>
      <w:r w:rsidRPr="007936C9">
        <w:rPr>
          <w:i/>
          <w:color w:val="000000"/>
        </w:rPr>
        <w:t>In addition, alcohol consumption is not the only factor that explains mortality trajectories in the region, or the difference between life expectancy and lifespan variation levels with western European countries. Other factors, such as environmental pollution, medical care, smoking behaviors and diet are important determinants of health outcomes in this region at least since 1970</w:t>
      </w:r>
      <w:r>
        <w:rPr>
          <w:i/>
          <w:color w:val="000000"/>
        </w:rPr>
        <w:t xml:space="preserve"> (Bobak and Marmot 1996)</w:t>
      </w:r>
      <w:r w:rsidRPr="007936C9">
        <w:rPr>
          <w:i/>
          <w:color w:val="000000"/>
        </w:rPr>
        <w:t>”</w:t>
      </w:r>
    </w:p>
    <w:p w14:paraId="3B837473" w14:textId="2D5DE23D" w:rsidR="00494FFF" w:rsidRDefault="00494FFF" w:rsidP="0053754D">
      <w:pPr>
        <w:jc w:val="both"/>
        <w:rPr>
          <w:ins w:id="209" w:author="José Manuel Aburto" w:date="2018-02-16T13:34:00Z"/>
          <w:i/>
          <w:color w:val="000000"/>
        </w:rPr>
      </w:pPr>
    </w:p>
    <w:p w14:paraId="05BCFDA1" w14:textId="325F8E49" w:rsidR="00494FFF" w:rsidRDefault="00494FFF" w:rsidP="0053754D">
      <w:pPr>
        <w:jc w:val="both"/>
        <w:rPr>
          <w:ins w:id="210" w:author="José Manuel Aburto" w:date="2018-02-16T13:35:00Z"/>
          <w:color w:val="000000"/>
        </w:rPr>
      </w:pPr>
      <w:ins w:id="211" w:author="José Manuel Aburto" w:date="2018-02-16T13:34:00Z">
        <w:r w:rsidRPr="00262D78">
          <w:rPr>
            <w:color w:val="000000"/>
          </w:rPr>
          <w:t>Discussion.</w:t>
        </w:r>
        <w:r>
          <w:rPr>
            <w:color w:val="000000"/>
          </w:rPr>
          <w:t xml:space="preserve"> In order to downplay the </w:t>
        </w:r>
      </w:ins>
      <w:ins w:id="212" w:author="José Manuel Aburto" w:date="2018-02-16T13:35:00Z">
        <w:r>
          <w:rPr>
            <w:color w:val="000000"/>
          </w:rPr>
          <w:t xml:space="preserve">examination exclusively of alcohol-attributable mortality, we replaced the sentences: “we used high quality comparably reconstructed cause of death data </w:t>
        </w:r>
        <w:r>
          <w:rPr>
            <w:color w:val="000000"/>
          </w:rPr>
          <w:lastRenderedPageBreak/>
          <w:t xml:space="preserve">to </w:t>
        </w:r>
        <w:r>
          <w:rPr>
            <w:color w:val="000000"/>
            <w:u w:val="single"/>
          </w:rPr>
          <w:t>analyze</w:t>
        </w:r>
        <w:r>
          <w:rPr>
            <w:color w:val="000000"/>
          </w:rPr>
          <w:t xml:space="preserve"> the role of alcohol-related mortality on changing lifespan variation based on a reflective classification” with:</w:t>
        </w:r>
      </w:ins>
    </w:p>
    <w:p w14:paraId="16E244CA" w14:textId="49DFE859" w:rsidR="00494FFF" w:rsidRPr="00262D78" w:rsidRDefault="00494FFF" w:rsidP="0053754D">
      <w:pPr>
        <w:jc w:val="both"/>
        <w:rPr>
          <w:color w:val="000000"/>
        </w:rPr>
      </w:pPr>
      <w:ins w:id="213" w:author="José Manuel Aburto" w:date="2018-02-16T13:35:00Z">
        <w:r>
          <w:rPr>
            <w:color w:val="000000"/>
          </w:rPr>
          <w:t>“</w:t>
        </w:r>
      </w:ins>
      <w:ins w:id="214" w:author="José Manuel Aburto" w:date="2018-02-16T13:36:00Z">
        <w:r>
          <w:t>we looked into the causes of death that were responsible for the major changes in lifespan variation in the region.”</w:t>
        </w:r>
      </w:ins>
    </w:p>
    <w:p w14:paraId="5E0A1678" w14:textId="268FAED8" w:rsidR="007936C9" w:rsidRDefault="007936C9" w:rsidP="0053754D">
      <w:pPr>
        <w:jc w:val="both"/>
        <w:rPr>
          <w:i/>
          <w:color w:val="000000"/>
        </w:rPr>
      </w:pPr>
    </w:p>
    <w:p w14:paraId="713356B4" w14:textId="77777777" w:rsidR="007936C9" w:rsidRDefault="007936C9" w:rsidP="0053754D">
      <w:pPr>
        <w:jc w:val="both"/>
        <w:rPr>
          <w:color w:val="000000"/>
        </w:rPr>
      </w:pPr>
    </w:p>
    <w:p w14:paraId="37DD71AF" w14:textId="6A370F70"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65123A1F" w14:textId="56AD6844" w:rsidR="006254AA" w:rsidRPr="00933E94" w:rsidRDefault="006254AA" w:rsidP="0053754D">
      <w:pPr>
        <w:jc w:val="both"/>
        <w:rPr>
          <w:color w:val="000000"/>
        </w:rPr>
      </w:pPr>
    </w:p>
    <w:p w14:paraId="5585DA2F" w14:textId="042F565B" w:rsidR="006254AA" w:rsidRPr="00933E94" w:rsidRDefault="006254AA" w:rsidP="0053754D">
      <w:pPr>
        <w:jc w:val="both"/>
        <w:rPr>
          <w:color w:val="000000"/>
        </w:rPr>
      </w:pPr>
      <w:r w:rsidRPr="00933E94">
        <w:rPr>
          <w:color w:val="000000"/>
        </w:rPr>
        <w:t>Bobak, M., &amp; Marmot, M. (1996). East-West mortality divide and its potential explanations: proposed research agenda. BMJ: British Medical Journal, 312(7028), 421.</w:t>
      </w:r>
    </w:p>
    <w:p w14:paraId="4D134B12" w14:textId="74ABD74F" w:rsidR="008C1A6D" w:rsidRPr="00933E94" w:rsidRDefault="008C1A6D" w:rsidP="0053754D">
      <w:pPr>
        <w:jc w:val="both"/>
        <w:rPr>
          <w:color w:val="000000"/>
        </w:rPr>
      </w:pPr>
    </w:p>
    <w:p w14:paraId="422F523C" w14:textId="77777777" w:rsidR="008C1A6D" w:rsidRPr="00933E94" w:rsidRDefault="008C1A6D" w:rsidP="008C1A6D">
      <w:pPr>
        <w:jc w:val="both"/>
        <w:rPr>
          <w:color w:val="000000"/>
        </w:rPr>
      </w:pPr>
      <w:r w:rsidRPr="00933E94">
        <w:rPr>
          <w:color w:val="000000"/>
        </w:rPr>
        <w:t>Pająk, A., &amp; Kozela, M. (2011). Cardiovascular disease in Central and East Europe. Public Health Reviews, 33(2), 416.</w:t>
      </w:r>
    </w:p>
    <w:p w14:paraId="7F6DBC91" w14:textId="1522AE44" w:rsidR="008C1A6D" w:rsidRPr="00933E94" w:rsidRDefault="008C1A6D" w:rsidP="008C1A6D">
      <w:pPr>
        <w:jc w:val="both"/>
        <w:rPr>
          <w:color w:val="000000"/>
        </w:rPr>
      </w:pPr>
    </w:p>
    <w:p w14:paraId="6E8418AE" w14:textId="44376B34" w:rsidR="00C5288F" w:rsidRDefault="00C5288F" w:rsidP="008C1A6D">
      <w:pPr>
        <w:jc w:val="both"/>
        <w:rPr>
          <w:ins w:id="215" w:author="José Manuel Aburto" w:date="2018-02-16T13:17:00Z"/>
          <w:color w:val="000000"/>
        </w:rPr>
      </w:pPr>
      <w:r w:rsidRPr="00933E94">
        <w:rPr>
          <w:color w:val="000000"/>
        </w:rPr>
        <w:t>Rehm, J., Sulkowska, U., Mańczuk, M., Boffetta, P., Powles, J., Popova, S., &amp; Zatoński, W. (2007). Alcohol accounts for a high proportion of premature mortality in central and eastern Europe. International journal of epidemiology, 36(2), 458-467.</w:t>
      </w:r>
    </w:p>
    <w:p w14:paraId="1D187B91" w14:textId="11F0405C" w:rsidR="00114AA2" w:rsidRDefault="00114AA2" w:rsidP="008C1A6D">
      <w:pPr>
        <w:jc w:val="both"/>
        <w:rPr>
          <w:ins w:id="216" w:author="José Manuel Aburto" w:date="2018-02-16T13:17:00Z"/>
          <w:color w:val="000000"/>
        </w:rPr>
      </w:pPr>
    </w:p>
    <w:p w14:paraId="48E1C092" w14:textId="463D04DB" w:rsidR="00114AA2" w:rsidRPr="00114AA2" w:rsidRDefault="00114AA2" w:rsidP="008C1A6D">
      <w:pPr>
        <w:jc w:val="both"/>
        <w:rPr>
          <w:ins w:id="217" w:author="José Manuel Aburto" w:date="2018-02-16T13:17:00Z"/>
          <w:color w:val="000000"/>
        </w:rPr>
      </w:pPr>
      <w:ins w:id="218" w:author="José Manuel Aburto" w:date="2018-02-16T13:17:00Z">
        <w:r w:rsidRPr="00114AA2">
          <w:rPr>
            <w:color w:val="000000"/>
          </w:rPr>
          <w:t>Shkolnikov, V., Meslé, F., &amp; Vallin, J. (2012). Data Collection, Data Quality and the History of Cause-of-Death Classification. In Mortality and Causes of Death in 20th-Century Ukraine (pp. 121-130). Springer, Dordrecht.</w:t>
        </w:r>
      </w:ins>
    </w:p>
    <w:p w14:paraId="2DF01E6D" w14:textId="77777777" w:rsidR="00114AA2" w:rsidRPr="00933E94" w:rsidRDefault="00114AA2" w:rsidP="008C1A6D">
      <w:pPr>
        <w:jc w:val="both"/>
        <w:rPr>
          <w:color w:val="000000"/>
        </w:rPr>
      </w:pPr>
    </w:p>
    <w:p w14:paraId="2FE814E4" w14:textId="260BF0D5" w:rsidR="008C1A6D" w:rsidRPr="00933E94" w:rsidRDefault="008C1A6D" w:rsidP="008C1A6D">
      <w:pPr>
        <w:jc w:val="both"/>
        <w:rPr>
          <w:color w:val="000000"/>
        </w:rPr>
      </w:pPr>
      <w:r w:rsidRPr="00933E94">
        <w:rPr>
          <w:color w:val="000000"/>
        </w:rPr>
        <w:t>Zatonski, W. A., McMichael, A. J., &amp; Powles, J. W. (1998). Ecological study of reasons for sharp decline in mortality from ischaemic heart disease in Poland since 1991. Bmj, 316(7137), 1047.</w:t>
      </w:r>
    </w:p>
    <w:p w14:paraId="3322F585" w14:textId="77777777" w:rsidR="00C5288F" w:rsidRPr="007E13B7" w:rsidRDefault="00C5288F" w:rsidP="008C1A6D">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6FD9AF0F" w:rsidR="00ED20E2" w:rsidRDefault="00ED20E2" w:rsidP="000352B2">
      <w:pPr>
        <w:jc w:val="both"/>
      </w:pPr>
      <w:r w:rsidRPr="000352B2">
        <w:t xml:space="preserve">In page </w:t>
      </w:r>
      <w:r w:rsidR="000352B2" w:rsidRPr="000352B2">
        <w:t xml:space="preserve">14,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 xml:space="preserve">“From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Tuljapurkar 2005). </w:t>
      </w:r>
      <w:r w:rsidRPr="000352B2">
        <w:rPr>
          <w:i/>
        </w:rPr>
        <w:lastRenderedPageBreak/>
        <w:t>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xml:space="preserve">. </w:t>
      </w:r>
      <w:commentRangeStart w:id="219"/>
      <w:commentRangeStart w:id="220"/>
      <w:r w:rsidR="005F6A12" w:rsidRPr="005506CB">
        <w:rPr>
          <w:i/>
          <w:color w:val="000000"/>
        </w:rPr>
        <w:t>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ins w:id="221" w:author="José Manuel Aburto" w:date="2018-02-16T13:41:00Z">
        <w:r w:rsidR="006C429B" w:rsidRPr="005506CB">
          <w:rPr>
            <w:i/>
            <w:color w:val="000000"/>
          </w:rPr>
          <w:t xml:space="preserve"> </w:t>
        </w:r>
      </w:ins>
      <w:ins w:id="222" w:author="José Manuel Aburto" w:date="2018-02-16T13:43:00Z">
        <w:r w:rsidR="005506CB" w:rsidRPr="005506CB">
          <w:rPr>
            <w:i/>
            <w:color w:val="000000"/>
          </w:rPr>
          <w:t>Thus</w:t>
        </w:r>
      </w:ins>
      <w:ins w:id="223" w:author="José Manuel Aburto" w:date="2018-02-16T13:42:00Z">
        <w:r w:rsidR="005506CB" w:rsidRPr="005506CB">
          <w:rPr>
            <w:i/>
            <w:color w:val="000000"/>
          </w:rPr>
          <w:t xml:space="preserve">, </w:t>
        </w:r>
      </w:ins>
      <w:ins w:id="224" w:author="José Manuel Aburto" w:date="2018-02-16T13:41:00Z">
        <w:r w:rsidR="006C429B" w:rsidRPr="005506CB">
          <w:rPr>
            <w:i/>
            <w:color w:val="000000"/>
          </w:rPr>
          <w:t xml:space="preserve">lifespan </w:t>
        </w:r>
      </w:ins>
      <w:ins w:id="225" w:author="José Manuel Aburto" w:date="2018-02-16T13:42:00Z">
        <w:r w:rsidR="005506CB" w:rsidRPr="005506CB">
          <w:rPr>
            <w:i/>
            <w:color w:val="000000"/>
          </w:rPr>
          <w:t>variation, when m</w:t>
        </w:r>
      </w:ins>
      <w:ins w:id="226" w:author="José Manuel Aburto" w:date="2018-02-16T13:41:00Z">
        <w:r w:rsidR="006C429B" w:rsidRPr="005506CB">
          <w:rPr>
            <w:i/>
            <w:color w:val="000000"/>
          </w:rPr>
          <w:t>easured across the entire age range, depends on two processes: premature and old-age mortality</w:t>
        </w:r>
      </w:ins>
      <w:ins w:id="227" w:author="José Manuel Aburto" w:date="2018-02-16T13:42:00Z">
        <w:r w:rsidR="005506CB" w:rsidRPr="005506CB">
          <w:rPr>
            <w:i/>
            <w:color w:val="000000"/>
          </w:rPr>
          <w:t>.</w:t>
        </w:r>
      </w:ins>
      <w:ins w:id="228" w:author="José Manuel Aburto" w:date="2018-02-16T13:43:00Z">
        <w:r w:rsidR="005506CB" w:rsidRPr="005506CB">
          <w:rPr>
            <w:i/>
            <w:color w:val="000000"/>
          </w:rPr>
          <w:t xml:space="preserve"> </w:t>
        </w:r>
      </w:ins>
      <w:ins w:id="229" w:author="José Manuel Aburto" w:date="2018-02-16T13:42:00Z">
        <w:r w:rsidR="005506CB" w:rsidRPr="005506CB">
          <w:rPr>
            <w:i/>
            <w:color w:val="000000"/>
          </w:rPr>
          <w:t>M</w:t>
        </w:r>
      </w:ins>
      <w:ins w:id="230" w:author="José Manuel Aburto" w:date="2018-02-16T13:41:00Z">
        <w:r w:rsidR="006C429B" w:rsidRPr="005506CB">
          <w:rPr>
            <w:i/>
            <w:color w:val="000000"/>
          </w:rPr>
          <w:t>ortality compresses or expands</w:t>
        </w:r>
      </w:ins>
      <w:ins w:id="231" w:author="José Manuel Aburto" w:date="2018-02-16T13:43:00Z">
        <w:r w:rsidR="005506CB" w:rsidRPr="005506CB">
          <w:rPr>
            <w:i/>
            <w:color w:val="000000"/>
          </w:rPr>
          <w:t xml:space="preserve">, depending on the balance between </w:t>
        </w:r>
      </w:ins>
      <w:ins w:id="232" w:author="José Manuel Aburto" w:date="2018-02-16T13:41:00Z">
        <w:r w:rsidR="006C429B" w:rsidRPr="005506CB">
          <w:rPr>
            <w:i/>
            <w:color w:val="000000"/>
          </w:rPr>
          <w:t>these two processes</w:t>
        </w:r>
        <w:r w:rsidR="005506CB" w:rsidRPr="005506CB">
          <w:rPr>
            <w:i/>
            <w:color w:val="000000"/>
          </w:rPr>
          <w:t xml:space="preserve">. </w:t>
        </w:r>
      </w:ins>
      <w:ins w:id="233" w:author="José Manuel Aburto" w:date="2018-02-16T13:44:00Z">
        <w:r w:rsidR="005506CB" w:rsidRPr="005506CB">
          <w:rPr>
            <w:i/>
            <w:color w:val="000000"/>
          </w:rPr>
          <w:t>Our r</w:t>
        </w:r>
      </w:ins>
      <w:ins w:id="234" w:author="José Manuel Aburto" w:date="2018-02-16T13:41:00Z">
        <w:r w:rsidR="005506CB" w:rsidRPr="005506CB">
          <w:rPr>
            <w:i/>
            <w:color w:val="000000"/>
          </w:rPr>
          <w:t xml:space="preserve">esults </w:t>
        </w:r>
      </w:ins>
      <w:ins w:id="235" w:author="José Manuel Aburto" w:date="2018-02-16T13:44:00Z">
        <w:r w:rsidR="005506CB" w:rsidRPr="005506CB">
          <w:rPr>
            <w:i/>
            <w:color w:val="000000"/>
          </w:rPr>
          <w:t>for Central and Eastern Europe</w:t>
        </w:r>
      </w:ins>
      <w:ins w:id="236" w:author="José Manuel Aburto" w:date="2018-02-16T13:45:00Z">
        <w:r w:rsidR="005506CB" w:rsidRPr="005506CB">
          <w:rPr>
            <w:i/>
            <w:color w:val="000000"/>
          </w:rPr>
          <w:t xml:space="preserve">, which </w:t>
        </w:r>
      </w:ins>
      <w:ins w:id="237" w:author="José Manuel Aburto" w:date="2018-02-16T13:46:00Z">
        <w:r w:rsidR="005506CB" w:rsidRPr="005506CB">
          <w:rPr>
            <w:i/>
            <w:color w:val="000000"/>
          </w:rPr>
          <w:t xml:space="preserve">run counter the western narrative, </w:t>
        </w:r>
      </w:ins>
      <w:ins w:id="238" w:author="José Manuel Aburto" w:date="2018-02-16T13:47:00Z">
        <w:r w:rsidR="005506CB" w:rsidRPr="005506CB">
          <w:rPr>
            <w:i/>
            <w:color w:val="000000"/>
          </w:rPr>
          <w:t xml:space="preserve">are a product of </w:t>
        </w:r>
      </w:ins>
      <w:ins w:id="239" w:author="José Manuel Aburto" w:date="2018-02-16T13:41:00Z">
        <w:r w:rsidR="006C429B" w:rsidRPr="005506CB">
          <w:rPr>
            <w:i/>
            <w:color w:val="000000"/>
          </w:rPr>
          <w:t xml:space="preserve">different sensitivity of </w:t>
        </w:r>
      </w:ins>
      <w:ins w:id="240" w:author="José Manuel Aburto" w:date="2018-02-16T13:47:00Z">
        <w:r w:rsidR="005506CB" w:rsidRPr="005506CB">
          <w:rPr>
            <w:i/>
            <w:color w:val="000000"/>
          </w:rPr>
          <w:t xml:space="preserve">life </w:t>
        </w:r>
      </w:ins>
      <w:ins w:id="241" w:author="José Manuel Aburto" w:date="2018-02-16T13:48:00Z">
        <w:r w:rsidR="005506CB" w:rsidRPr="005506CB">
          <w:rPr>
            <w:i/>
            <w:color w:val="000000"/>
          </w:rPr>
          <w:t>expectancy</w:t>
        </w:r>
      </w:ins>
      <w:ins w:id="242" w:author="José Manuel Aburto" w:date="2018-02-16T13:47:00Z">
        <w:r w:rsidR="005506CB" w:rsidRPr="005506CB">
          <w:rPr>
            <w:i/>
            <w:color w:val="000000"/>
          </w:rPr>
          <w:t xml:space="preserve"> </w:t>
        </w:r>
      </w:ins>
      <w:ins w:id="243" w:author="José Manuel Aburto" w:date="2018-02-16T13:48:00Z">
        <w:r w:rsidR="005506CB" w:rsidRPr="005506CB">
          <w:rPr>
            <w:i/>
            <w:color w:val="000000"/>
          </w:rPr>
          <w:t xml:space="preserve">and lifespan variation </w:t>
        </w:r>
      </w:ins>
      <w:ins w:id="244" w:author="José Manuel Aburto" w:date="2018-02-16T13:41:00Z">
        <w:r w:rsidR="006C429B" w:rsidRPr="005506CB">
          <w:rPr>
            <w:i/>
            <w:color w:val="000000"/>
          </w:rPr>
          <w:t>to mortality age-</w:t>
        </w:r>
        <w:commentRangeStart w:id="245"/>
        <w:r w:rsidR="006C429B" w:rsidRPr="005506CB">
          <w:rPr>
            <w:i/>
            <w:color w:val="000000"/>
          </w:rPr>
          <w:t>patterns</w:t>
        </w:r>
      </w:ins>
      <w:commentRangeEnd w:id="245"/>
      <w:ins w:id="246" w:author="José Manuel Aburto" w:date="2018-02-16T13:48:00Z">
        <w:r w:rsidR="005506CB">
          <w:rPr>
            <w:rStyle w:val="CommentReference"/>
          </w:rPr>
          <w:commentReference w:id="245"/>
        </w:r>
      </w:ins>
      <w:ins w:id="247" w:author="José Manuel Aburto" w:date="2018-02-16T13:41:00Z">
        <w:r w:rsidR="006C429B" w:rsidRPr="005506CB">
          <w:rPr>
            <w:i/>
            <w:color w:val="000000"/>
          </w:rPr>
          <w:t>.</w:t>
        </w:r>
        <w:r w:rsidR="006C429B" w:rsidRPr="006C429B">
          <w:rPr>
            <w:color w:val="000000"/>
          </w:rPr>
          <w:t xml:space="preserve"> </w:t>
        </w:r>
      </w:ins>
      <w:r>
        <w:rPr>
          <w:color w:val="000000"/>
        </w:rPr>
        <w:t>”</w:t>
      </w:r>
      <w:commentRangeEnd w:id="219"/>
      <w:r w:rsidR="00693DB7">
        <w:rPr>
          <w:rStyle w:val="CommentReference"/>
        </w:rPr>
        <w:commentReference w:id="219"/>
      </w:r>
      <w:commentRangeEnd w:id="220"/>
      <w:r w:rsidR="005506CB">
        <w:rPr>
          <w:rStyle w:val="CommentReference"/>
        </w:rPr>
        <w:commentReference w:id="220"/>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Edwards, R. D., &amp; Tuljapurkar,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Tuljapurkar,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Gillespie, D. O., Trotter, M. V., &amp; Tuljapurkar,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676E2E5B" w14:textId="6E37DB92" w:rsidR="00E5567B" w:rsidRPr="00E5567B" w:rsidRDefault="00E5567B" w:rsidP="0053754D">
      <w:pPr>
        <w:jc w:val="both"/>
        <w:rPr>
          <w:b/>
        </w:rPr>
      </w:pPr>
    </w:p>
    <w:p w14:paraId="4A1730E7" w14:textId="77777777" w:rsidR="00FF304E" w:rsidRPr="00807AB8" w:rsidRDefault="00FF304E" w:rsidP="0053754D">
      <w:pPr>
        <w:jc w:val="both"/>
        <w:rPr>
          <w:ins w:id="248" w:author="MPIDR_D\vanraalte" w:date="2018-02-02T14:59:00Z"/>
        </w:rPr>
      </w:pPr>
      <w:ins w:id="249" w:author="MPIDR_D\vanraalte" w:date="2018-02-02T14:59:00Z">
        <w:r w:rsidRPr="00807AB8">
          <w:t>Thank you</w:t>
        </w:r>
      </w:ins>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w:t>
      </w:r>
      <w:commentRangeStart w:id="250"/>
      <w:commentRangeStart w:id="251"/>
      <w:r w:rsidRPr="00E5567B">
        <w:rPr>
          <w:b/>
        </w:rPr>
        <w:t>some interesting patterns identifiable in the results.</w:t>
      </w:r>
      <w:commentRangeEnd w:id="250"/>
      <w:r w:rsidR="001B23C3">
        <w:rPr>
          <w:rStyle w:val="CommentReference"/>
        </w:rPr>
        <w:commentReference w:id="250"/>
      </w:r>
      <w:commentRangeEnd w:id="251"/>
      <w:r w:rsidR="00AD293F">
        <w:rPr>
          <w:rStyle w:val="CommentReference"/>
        </w:rPr>
        <w:commentReference w:id="251"/>
      </w:r>
    </w:p>
    <w:p w14:paraId="44073833" w14:textId="449DBD0F" w:rsidR="00E5567B" w:rsidRPr="00807AB8" w:rsidRDefault="00E5567B" w:rsidP="0053754D">
      <w:pPr>
        <w:jc w:val="both"/>
      </w:pPr>
      <w:r w:rsidRPr="00E5567B">
        <w:rPr>
          <w:b/>
        </w:rPr>
        <w:cr/>
      </w:r>
      <w:ins w:id="252" w:author="MPIDR_D\vanraalte" w:date="2018-02-02T14:59:00Z">
        <w:r w:rsidR="00FF304E" w:rsidRPr="00807AB8">
          <w:t>We …..</w:t>
        </w:r>
      </w:ins>
    </w:p>
    <w:p w14:paraId="6403C49B" w14:textId="77777777"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ins w:id="253" w:author="MPIDR_D\vanraalte" w:date="2018-02-02T14:24:00Z"/>
          <w:b/>
        </w:rPr>
      </w:pPr>
    </w:p>
    <w:p w14:paraId="6A531AEB" w14:textId="726AD1A5" w:rsidR="00E81404" w:rsidRPr="00807AB8" w:rsidRDefault="00E81404" w:rsidP="0053754D">
      <w:pPr>
        <w:jc w:val="both"/>
        <w:rPr>
          <w:ins w:id="254" w:author="MPIDR_D\vanraalte" w:date="2018-02-02T14:44:00Z"/>
        </w:rPr>
      </w:pPr>
      <w:ins w:id="255" w:author="MPIDR_D\vanraalte" w:date="2018-02-02T14:43:00Z">
        <w:r w:rsidRPr="00807AB8">
          <w:rPr>
            <w:color w:val="FF0000"/>
          </w:rPr>
          <w:t>O</w:t>
        </w:r>
      </w:ins>
      <w:del w:id="256" w:author="MPIDR_D\vanraalte" w:date="2018-02-02T14:28:00Z">
        <w:r w:rsidR="00E5567B" w:rsidRPr="00807AB8" w:rsidDel="00972F0B">
          <w:cr/>
        </w:r>
      </w:del>
      <w:ins w:id="257" w:author="MPIDR_D\vanraalte" w:date="2018-02-02T14:28:00Z">
        <w:r w:rsidR="00972F0B" w:rsidRPr="00807AB8">
          <w:t xml:space="preserve">ne major reason why lifespan inequality is rarely tracked is because of the high negative correlation with life expectancy. </w:t>
        </w:r>
      </w:ins>
      <w:ins w:id="258" w:author="MPIDR_D\vanraalte" w:date="2018-02-02T14:29:00Z">
        <w:r w:rsidR="00972F0B" w:rsidRPr="00807AB8">
          <w:t xml:space="preserve">There is of course no reason why that needs to be the case, and we found it striking that </w:t>
        </w:r>
      </w:ins>
      <w:ins w:id="259" w:author="MPIDR_D\vanraalte" w:date="2018-02-02T14:33:00Z">
        <w:r w:rsidR="00972F0B" w:rsidRPr="00807AB8">
          <w:t xml:space="preserve">for nearly 30 years the two measures </w:t>
        </w:r>
      </w:ins>
      <w:ins w:id="260" w:author="MPIDR_D\vanraalte" w:date="2018-02-02T14:29:00Z">
        <w:r w:rsidR="00972F0B" w:rsidRPr="00807AB8">
          <w:t xml:space="preserve">moved in the same direction more often than in different directions. </w:t>
        </w:r>
      </w:ins>
      <w:ins w:id="261" w:author="MPIDR_D\vanraalte" w:date="2018-02-02T14:34:00Z">
        <w:r w:rsidR="00972F0B" w:rsidRPr="00807AB8">
          <w:t xml:space="preserve">To our knowledge this has never been shown empirically before, and we consider it a major </w:t>
        </w:r>
      </w:ins>
      <w:ins w:id="262" w:author="MPIDR_D\vanraalte" w:date="2018-02-02T14:40:00Z">
        <w:r w:rsidRPr="00807AB8">
          <w:t>finding from this analysis</w:t>
        </w:r>
      </w:ins>
      <w:ins w:id="263" w:author="MPIDR_D\vanraalte" w:date="2018-02-02T14:34:00Z">
        <w:r w:rsidR="00972F0B" w:rsidRPr="00807AB8">
          <w:t xml:space="preserve"> worthy of being highlighted. </w:t>
        </w:r>
      </w:ins>
      <w:ins w:id="264" w:author="MPIDR_D\vanraalte" w:date="2018-02-02T14:46:00Z">
        <w:r w:rsidRPr="00807AB8">
          <w:t>While it is true that</w:t>
        </w:r>
      </w:ins>
      <w:ins w:id="265" w:author="MPIDR_D\vanraalte" w:date="2018-02-02T14:30:00Z">
        <w:r w:rsidR="00972F0B" w:rsidRPr="00807AB8">
          <w:t xml:space="preserve"> the overall trends w</w:t>
        </w:r>
      </w:ins>
      <w:ins w:id="266" w:author="MPIDR_D\vanraalte" w:date="2018-02-02T14:46:00Z">
        <w:r w:rsidRPr="00807AB8">
          <w:t>ere</w:t>
        </w:r>
      </w:ins>
      <w:ins w:id="267" w:author="MPIDR_D\vanraalte" w:date="2018-02-02T14:30:00Z">
        <w:r w:rsidR="00972F0B" w:rsidRPr="00807AB8">
          <w:t xml:space="preserve"> flat, as you point out, the year-to-year differences</w:t>
        </w:r>
      </w:ins>
      <w:ins w:id="268" w:author="MPIDR_D\vanraalte" w:date="2018-02-02T14:38:00Z">
        <w:r w:rsidRPr="00807AB8">
          <w:t xml:space="preserve"> were up to 2% in </w:t>
        </w:r>
      </w:ins>
      <w:ins w:id="269" w:author="MPIDR_D\vanraalte" w:date="2018-02-02T14:39:00Z">
        <w:r w:rsidRPr="00807AB8">
          <w:t>e0</w:t>
        </w:r>
      </w:ins>
      <w:ins w:id="270" w:author="MPIDR_D\vanraalte" w:date="2018-02-02T14:38:00Z">
        <w:r w:rsidRPr="00807AB8">
          <w:t xml:space="preserve"> and up to 5% in </w:t>
        </w:r>
      </w:ins>
      <w:ins w:id="271" w:author="MPIDR_D\vanraalte" w:date="2018-02-02T14:39:00Z">
        <w:r w:rsidRPr="00807AB8">
          <w:t>e†, so not</w:t>
        </w:r>
      </w:ins>
      <w:ins w:id="272" w:author="MPIDR_D\vanraalte" w:date="2018-02-02T14:48:00Z">
        <w:r w:rsidR="00C13ABF" w:rsidRPr="00807AB8">
          <w:t xml:space="preserve"> always</w:t>
        </w:r>
      </w:ins>
      <w:ins w:id="273" w:author="MPIDR_D\vanraalte" w:date="2018-02-02T14:39:00Z">
        <w:r w:rsidRPr="00807AB8">
          <w:t xml:space="preserve"> inconsequential</w:t>
        </w:r>
      </w:ins>
      <w:ins w:id="274" w:author="MPIDR_D\vanraalte" w:date="2018-02-02T14:30:00Z">
        <w:r w:rsidR="00972F0B" w:rsidRPr="00807AB8">
          <w:t>.</w:t>
        </w:r>
      </w:ins>
      <w:ins w:id="275" w:author="MPIDR_D\vanraalte" w:date="2018-02-02T14:40:00Z">
        <w:r w:rsidRPr="00807AB8">
          <w:t xml:space="preserve"> </w:t>
        </w:r>
      </w:ins>
      <w:ins w:id="276" w:author="MPIDR_D\vanraalte" w:date="2018-02-02T14:48:00Z">
        <w:r w:rsidR="00C13ABF" w:rsidRPr="00807AB8">
          <w:t>Nevertheless, it’s an important point</w:t>
        </w:r>
      </w:ins>
      <w:ins w:id="277" w:author="MPIDR_D\vanraalte" w:date="2018-02-02T14:43:00Z">
        <w:r w:rsidRPr="00807AB8">
          <w:t xml:space="preserve"> that the two measures were negatively correlated after 1988</w:t>
        </w:r>
      </w:ins>
      <w:ins w:id="278" w:author="MPIDR_D\vanraalte" w:date="2018-02-02T14:47:00Z">
        <w:r w:rsidR="00C13ABF" w:rsidRPr="00807AB8">
          <w:t xml:space="preserve">, when </w:t>
        </w:r>
      </w:ins>
      <w:ins w:id="279" w:author="MPIDR_D\vanraalte" w:date="2018-02-02T14:49:00Z">
        <w:r w:rsidR="00C13ABF" w:rsidRPr="00807AB8">
          <w:t xml:space="preserve">yearly </w:t>
        </w:r>
      </w:ins>
      <w:ins w:id="280" w:author="MPIDR_D\vanraalte" w:date="2018-02-02T14:47:00Z">
        <w:r w:rsidR="00C13ABF" w:rsidRPr="00807AB8">
          <w:t xml:space="preserve">mortality change was </w:t>
        </w:r>
      </w:ins>
      <w:ins w:id="281" w:author="MPIDR_D\vanraalte" w:date="2018-02-02T15:00:00Z">
        <w:r w:rsidR="00FF304E" w:rsidRPr="00807AB8">
          <w:t xml:space="preserve">on average </w:t>
        </w:r>
      </w:ins>
      <w:ins w:id="282" w:author="MPIDR_D\vanraalte" w:date="2018-02-02T14:47:00Z">
        <w:r w:rsidR="00C13ABF" w:rsidRPr="00807AB8">
          <w:t>larger</w:t>
        </w:r>
      </w:ins>
      <w:ins w:id="283" w:author="MPIDR_D\vanraalte" w:date="2018-02-02T14:43:00Z">
        <w:r w:rsidRPr="00807AB8">
          <w:t xml:space="preserve">. </w:t>
        </w:r>
      </w:ins>
      <w:ins w:id="284" w:author="MPIDR_D\vanraalte" w:date="2018-02-02T14:49:00Z">
        <w:r w:rsidR="00C13ABF" w:rsidRPr="00807AB8">
          <w:t xml:space="preserve">So we have to be careful not to </w:t>
        </w:r>
      </w:ins>
      <w:ins w:id="285" w:author="MPIDR_D\vanraalte" w:date="2018-02-02T14:43:00Z">
        <w:r w:rsidRPr="00807AB8">
          <w:t xml:space="preserve">oversell the independence </w:t>
        </w:r>
      </w:ins>
      <w:ins w:id="286" w:author="MPIDR_D\vanraalte" w:date="2018-02-02T14:44:00Z">
        <w:r w:rsidRPr="00807AB8">
          <w:t xml:space="preserve">argument. </w:t>
        </w:r>
      </w:ins>
      <w:ins w:id="287" w:author="MPIDR_D\vanraalte" w:date="2018-02-02T14:49:00Z">
        <w:r w:rsidR="00C13ABF" w:rsidRPr="00807AB8">
          <w:t>As we see it, t</w:t>
        </w:r>
      </w:ins>
      <w:ins w:id="288" w:author="MPIDR_D\vanraalte" w:date="2018-02-02T14:41:00Z">
        <w:r w:rsidRPr="00807AB8">
          <w:t xml:space="preserve">he main difference from before and after 1988 was that in the earlier periods age-specific trends were </w:t>
        </w:r>
        <w:commentRangeStart w:id="289"/>
        <w:r w:rsidRPr="00807AB8">
          <w:t>moving in opposite directions</w:t>
        </w:r>
      </w:ins>
      <w:ins w:id="290" w:author="MPIDR_D\vanraalte" w:date="2018-02-02T14:53:00Z">
        <w:r w:rsidR="00C13ABF" w:rsidRPr="00807AB8">
          <w:t>.</w:t>
        </w:r>
      </w:ins>
      <w:ins w:id="291" w:author="MPIDR_D\vanraalte" w:date="2018-02-02T14:41:00Z">
        <w:r w:rsidRPr="00807AB8">
          <w:t xml:space="preserve"> </w:t>
        </w:r>
      </w:ins>
      <w:ins w:id="292" w:author="MPIDR_D\vanraalte" w:date="2018-02-02T14:53:00Z">
        <w:r w:rsidR="00C13ABF" w:rsidRPr="00807AB8">
          <w:t>A</w:t>
        </w:r>
      </w:ins>
      <w:ins w:id="293" w:author="MPIDR_D\vanraalte" w:date="2018-02-02T14:41:00Z">
        <w:r w:rsidRPr="00807AB8">
          <w:t>fterwards</w:t>
        </w:r>
      </w:ins>
      <w:ins w:id="294" w:author="MPIDR_D\vanraalte" w:date="2018-02-02T14:52:00Z">
        <w:r w:rsidR="00C13ABF" w:rsidRPr="00807AB8">
          <w:t>,</w:t>
        </w:r>
      </w:ins>
      <w:ins w:id="295" w:author="MPIDR_D\vanraalte" w:date="2018-02-02T14:41:00Z">
        <w:r w:rsidRPr="00807AB8">
          <w:t xml:space="preserve"> through </w:t>
        </w:r>
      </w:ins>
      <w:ins w:id="296" w:author="MPIDR_D\vanraalte" w:date="2018-02-02T14:52:00Z">
        <w:r w:rsidR="00C13ABF" w:rsidRPr="00807AB8">
          <w:t xml:space="preserve">both </w:t>
        </w:r>
      </w:ins>
      <w:ins w:id="297" w:author="MPIDR_D\vanraalte" w:date="2018-02-02T14:41:00Z">
        <w:r w:rsidRPr="00807AB8">
          <w:t>periods of crises and recovery, age-specific trends tended to move in the same direction</w:t>
        </w:r>
      </w:ins>
      <w:ins w:id="298" w:author="MPIDR_D\vanraalte" w:date="2018-02-02T14:50:00Z">
        <w:r w:rsidR="00C13ABF" w:rsidRPr="00807AB8">
          <w:t xml:space="preserve"> at all ages</w:t>
        </w:r>
      </w:ins>
      <w:ins w:id="299" w:author="MPIDR_D\vanraalte" w:date="2018-02-02T14:52:00Z">
        <w:r w:rsidR="00C13ABF" w:rsidRPr="00807AB8">
          <w:t xml:space="preserve"> (with younger ages being the strongest drivers)</w:t>
        </w:r>
      </w:ins>
      <w:ins w:id="300" w:author="MPIDR_D\vanraalte" w:date="2018-02-02T14:41:00Z">
        <w:r w:rsidRPr="00807AB8">
          <w:t>, wh</w:t>
        </w:r>
      </w:ins>
      <w:ins w:id="301" w:author="MPIDR_D\vanraalte" w:date="2018-02-02T14:42:00Z">
        <w:r w:rsidRPr="00807AB8">
          <w:t xml:space="preserve">ich explains why the e† and e0 relationship resumed being </w:t>
        </w:r>
      </w:ins>
      <w:ins w:id="302" w:author="MPIDR_D\vanraalte" w:date="2018-02-02T14:43:00Z">
        <w:r w:rsidRPr="00807AB8">
          <w:t>negatively correlated.</w:t>
        </w:r>
      </w:ins>
      <w:ins w:id="303" w:author="MPIDR_D\vanraalte" w:date="2018-02-02T14:39:00Z">
        <w:r w:rsidRPr="00807AB8">
          <w:t xml:space="preserve"> </w:t>
        </w:r>
      </w:ins>
      <w:commentRangeEnd w:id="289"/>
      <w:r w:rsidR="00807AB8">
        <w:rPr>
          <w:rStyle w:val="CommentReference"/>
        </w:rPr>
        <w:commentReference w:id="289"/>
      </w:r>
    </w:p>
    <w:p w14:paraId="0ED2AD88" w14:textId="77777777" w:rsidR="00E81404" w:rsidRPr="00807AB8" w:rsidRDefault="00E81404" w:rsidP="0053754D">
      <w:pPr>
        <w:jc w:val="both"/>
        <w:rPr>
          <w:ins w:id="304" w:author="MPIDR_D\vanraalte" w:date="2018-02-02T14:44:00Z"/>
        </w:rPr>
      </w:pPr>
    </w:p>
    <w:p w14:paraId="4357F4A0" w14:textId="68A88A6A" w:rsidR="00E81404" w:rsidRPr="00807AB8" w:rsidRDefault="00E81404" w:rsidP="0053754D">
      <w:pPr>
        <w:jc w:val="both"/>
        <w:rPr>
          <w:ins w:id="305" w:author="MPIDR_D\vanraalte" w:date="2018-02-09T17:05:00Z"/>
        </w:rPr>
      </w:pPr>
      <w:ins w:id="306" w:author="MPIDR_D\vanraalte" w:date="2018-02-02T14:44:00Z">
        <w:r w:rsidRPr="00807AB8">
          <w:lastRenderedPageBreak/>
          <w:t>To make the above clear, we r</w:t>
        </w:r>
      </w:ins>
      <w:ins w:id="307" w:author="MPIDR_D\vanraalte" w:date="2018-02-02T14:45:00Z">
        <w:r w:rsidRPr="00807AB8">
          <w:t xml:space="preserve">eframed all of this within the context of typical ‘Western’ patterns versus </w:t>
        </w:r>
      </w:ins>
      <w:ins w:id="308" w:author="MPIDR_D\vanraalte" w:date="2018-02-02T14:53:00Z">
        <w:r w:rsidR="00C13ABF" w:rsidRPr="00807AB8">
          <w:t xml:space="preserve">the </w:t>
        </w:r>
      </w:ins>
      <w:ins w:id="309" w:author="MPIDR_D\vanraalte" w:date="2018-02-02T14:45:00Z">
        <w:r w:rsidRPr="00807AB8">
          <w:t xml:space="preserve">anomylous </w:t>
        </w:r>
      </w:ins>
      <w:ins w:id="310" w:author="MPIDR_D\vanraalte" w:date="2018-02-02T14:53:00Z">
        <w:r w:rsidR="00C13ABF" w:rsidRPr="00807AB8">
          <w:t xml:space="preserve">Eastern </w:t>
        </w:r>
      </w:ins>
      <w:ins w:id="311" w:author="MPIDR_D\vanraalte" w:date="2018-02-02T14:50:00Z">
        <w:r w:rsidR="00C13ABF" w:rsidRPr="00807AB8">
          <w:t xml:space="preserve">age-specific </w:t>
        </w:r>
      </w:ins>
      <w:ins w:id="312" w:author="MPIDR_D\vanraalte" w:date="2018-02-02T14:45:00Z">
        <w:r w:rsidRPr="00807AB8">
          <w:t>mortality change</w:t>
        </w:r>
      </w:ins>
      <w:ins w:id="313" w:author="MPIDR_D\vanraalte" w:date="2018-02-02T14:50:00Z">
        <w:r w:rsidR="00C13ABF" w:rsidRPr="00807AB8">
          <w:t>, highlighting the different age-specific mortality trajectorie</w:t>
        </w:r>
      </w:ins>
      <w:ins w:id="314" w:author="MPIDR_D\vanraalte" w:date="2018-02-02T14:51:00Z">
        <w:r w:rsidR="00C13ABF" w:rsidRPr="00807AB8">
          <w:t>s</w:t>
        </w:r>
      </w:ins>
      <w:ins w:id="315" w:author="MPIDR_D\vanraalte" w:date="2018-02-02T14:45:00Z">
        <w:r w:rsidRPr="00807AB8">
          <w:t xml:space="preserve"> as you suggested above.</w:t>
        </w:r>
      </w:ins>
      <w:ins w:id="316" w:author="MPIDR_D\vanraalte" w:date="2018-02-02T14:46:00Z">
        <w:r w:rsidRPr="00807AB8">
          <w:t xml:space="preserve"> </w:t>
        </w:r>
      </w:ins>
      <w:ins w:id="317" w:author="MPIDR_D\vanraalte" w:date="2018-02-09T17:06:00Z">
        <w:r w:rsidR="001B23C3" w:rsidRPr="00807AB8">
          <w:t>We made the following changes:</w:t>
        </w:r>
      </w:ins>
    </w:p>
    <w:p w14:paraId="4616FF1F" w14:textId="77777777" w:rsidR="001B23C3" w:rsidRPr="00807AB8" w:rsidRDefault="001B23C3" w:rsidP="0053754D">
      <w:pPr>
        <w:jc w:val="both"/>
        <w:rPr>
          <w:ins w:id="318" w:author="MPIDR_D\vanraalte" w:date="2018-02-09T17:05:00Z"/>
        </w:rPr>
      </w:pPr>
    </w:p>
    <w:p w14:paraId="729CDE98" w14:textId="77777777" w:rsidR="00E81404" w:rsidRPr="00807AB8" w:rsidRDefault="00E81404" w:rsidP="0053754D">
      <w:pPr>
        <w:jc w:val="both"/>
        <w:rPr>
          <w:ins w:id="319" w:author="MPIDR_D\vanraalte" w:date="2018-02-02T14:40:00Z"/>
        </w:rPr>
      </w:pPr>
    </w:p>
    <w:p w14:paraId="07145573" w14:textId="61532DF2" w:rsidR="00E81404" w:rsidRPr="00807AB8" w:rsidRDefault="00FE686E" w:rsidP="0053754D">
      <w:pPr>
        <w:jc w:val="both"/>
        <w:rPr>
          <w:ins w:id="320" w:author="MPIDR_D\vanraalte" w:date="2018-02-02T16:11:00Z"/>
        </w:rPr>
      </w:pPr>
      <w:ins w:id="321" w:author="MPIDR_D\vanraalte" w:date="2018-02-02T16:12:00Z">
        <w:r w:rsidRPr="00807AB8">
          <w:t xml:space="preserve">Changes to the </w:t>
        </w:r>
      </w:ins>
      <w:ins w:id="322" w:author="MPIDR_D\vanraalte" w:date="2018-02-02T16:11:00Z">
        <w:r w:rsidRPr="00807AB8">
          <w:t>Abstract:</w:t>
        </w:r>
      </w:ins>
    </w:p>
    <w:p w14:paraId="0184B8EE" w14:textId="75FF61AD" w:rsidR="00FE686E" w:rsidRPr="00807AB8" w:rsidRDefault="00FE686E" w:rsidP="0053754D">
      <w:pPr>
        <w:jc w:val="both"/>
        <w:rPr>
          <w:ins w:id="323" w:author="MPIDR_D\vanraalte" w:date="2018-02-02T16:11:00Z"/>
        </w:rPr>
      </w:pPr>
      <w:ins w:id="324" w:author="MPIDR_D\vanraalte" w:date="2018-02-02T16:12:00Z">
        <w:r w:rsidRPr="00807AB8">
          <w:t>…</w:t>
        </w:r>
      </w:ins>
      <w:ins w:id="325" w:author="MPIDR_D\vanraalte" w:date="2018-02-02T16:11:00Z">
        <w:r w:rsidRPr="00807AB8">
          <w:t xml:space="preserve">Generally life disparity was high and strongly fluctuating over the period. For nearly 30 of these years, life expectancy and life disparity moved independently from one another, largely because mortality trends ran in opposite directions over different ages. </w:t>
        </w:r>
      </w:ins>
      <w:ins w:id="326" w:author="MPIDR_D\vanraalte" w:date="2018-02-02T16:12:00Z">
        <w:r w:rsidRPr="00807AB8">
          <w:t>…</w:t>
        </w:r>
      </w:ins>
      <w:ins w:id="327" w:author="MPIDR_D\vanraalte" w:date="2018-02-02T16:11:00Z">
        <w:r w:rsidRPr="00807AB8">
          <w:t xml:space="preserve">Mortality patterns in CEE countries were heterogeneous and run counter to the common patterns observed in most developed countries. </w:t>
        </w:r>
      </w:ins>
    </w:p>
    <w:p w14:paraId="575C929C" w14:textId="77777777" w:rsidR="00FE686E" w:rsidRPr="00807AB8" w:rsidRDefault="00FE686E" w:rsidP="0053754D">
      <w:pPr>
        <w:jc w:val="both"/>
        <w:rPr>
          <w:ins w:id="328" w:author="MPIDR_D\vanraalte" w:date="2018-02-02T16:12:00Z"/>
        </w:rPr>
      </w:pPr>
    </w:p>
    <w:p w14:paraId="4F167FBE" w14:textId="1424EA4B" w:rsidR="00FE686E" w:rsidRPr="00807AB8" w:rsidRDefault="00FE686E" w:rsidP="0053754D">
      <w:pPr>
        <w:jc w:val="both"/>
        <w:rPr>
          <w:ins w:id="329" w:author="MPIDR_D\vanraalte" w:date="2018-02-02T16:11:00Z"/>
        </w:rPr>
      </w:pPr>
      <w:ins w:id="330" w:author="MPIDR_D\vanraalte" w:date="2018-02-02T16:12:00Z">
        <w:r w:rsidRPr="00807AB8">
          <w:t>Changes to the Discussion</w:t>
        </w:r>
      </w:ins>
    </w:p>
    <w:p w14:paraId="0B87928E" w14:textId="77777777" w:rsidR="001B23C3" w:rsidRPr="00807AB8" w:rsidRDefault="001B23C3" w:rsidP="001B23C3">
      <w:pPr>
        <w:jc w:val="both"/>
        <w:rPr>
          <w:ins w:id="331" w:author="MPIDR_D\vanraalte" w:date="2018-02-09T17:06:00Z"/>
        </w:rPr>
      </w:pPr>
      <w:ins w:id="332" w:author="MPIDR_D\vanraalte" w:date="2018-02-09T17:06:00Z">
        <w:r w:rsidRPr="00807AB8">
          <w:t>- still needs to be written…</w:t>
        </w:r>
      </w:ins>
    </w:p>
    <w:p w14:paraId="15714C02" w14:textId="77777777" w:rsidR="00FE686E" w:rsidRDefault="00FE686E" w:rsidP="0053754D">
      <w:pPr>
        <w:jc w:val="both"/>
        <w:rPr>
          <w:ins w:id="333" w:author="MPIDR_D\vanraalte" w:date="2018-02-02T16:11:00Z"/>
          <w:b/>
        </w:rPr>
      </w:pPr>
    </w:p>
    <w:p w14:paraId="367D9A54" w14:textId="77777777"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r>
      <w:commentRangeStart w:id="334"/>
      <w:r w:rsidRPr="00E5567B">
        <w:rPr>
          <w:b/>
        </w:rPr>
        <w:t>Also, it will help readers if the 12 countries are distinctly split into two or three subgroups based on their differential patterns of time trend in e0 and e† and if the grouping is used consistency throughout the paper.</w:t>
      </w:r>
      <w:commentRangeEnd w:id="334"/>
      <w:r w:rsidR="001D38C3">
        <w:rPr>
          <w:rStyle w:val="CommentReference"/>
        </w:rPr>
        <w:commentReference w:id="334"/>
      </w:r>
    </w:p>
    <w:p w14:paraId="538D9B61" w14:textId="4B6DD970" w:rsidR="00E5567B" w:rsidRDefault="00E5567B" w:rsidP="0053754D">
      <w:pPr>
        <w:jc w:val="both"/>
        <w:rPr>
          <w:ins w:id="335" w:author="José Manuel Aburto" w:date="2018-02-17T14:36:00Z"/>
        </w:rPr>
      </w:pPr>
      <w:r w:rsidRPr="00E5567B">
        <w:rPr>
          <w:b/>
        </w:rPr>
        <w:cr/>
      </w:r>
      <w:ins w:id="336" w:author="MPIDR_D\vanraalte" w:date="2018-02-02T14:54:00Z">
        <w:r w:rsidR="00C13ABF" w:rsidRPr="00807AB8">
          <w:t xml:space="preserve">As reviewer 3 also suggested, as far as possible </w:t>
        </w:r>
        <w:commentRangeStart w:id="337"/>
        <w:commentRangeStart w:id="338"/>
        <w:r w:rsidR="00C13ABF" w:rsidRPr="00807AB8">
          <w:t xml:space="preserve">we grouped our discussion </w:t>
        </w:r>
      </w:ins>
      <w:commentRangeEnd w:id="337"/>
      <w:ins w:id="339" w:author="MPIDR_D\vanraalte" w:date="2018-02-05T17:18:00Z">
        <w:r w:rsidR="00157EC9" w:rsidRPr="00807AB8">
          <w:rPr>
            <w:rStyle w:val="CommentReference"/>
          </w:rPr>
          <w:commentReference w:id="337"/>
        </w:r>
      </w:ins>
      <w:commentRangeEnd w:id="338"/>
      <w:r w:rsidR="00262D78">
        <w:rPr>
          <w:rStyle w:val="CommentReference"/>
        </w:rPr>
        <w:commentReference w:id="338"/>
      </w:r>
      <w:ins w:id="340" w:author="MPIDR_D\vanraalte" w:date="2018-02-02T14:54:00Z">
        <w:r w:rsidR="00C13ABF" w:rsidRPr="00807AB8">
          <w:t>around three main groupings</w:t>
        </w:r>
      </w:ins>
      <w:ins w:id="341" w:author="MPIDR_D\vanraalte" w:date="2018-02-02T16:13:00Z">
        <w:r w:rsidR="00FE686E" w:rsidRPr="00807AB8">
          <w:t xml:space="preserve"> that experienced more similar trends</w:t>
        </w:r>
      </w:ins>
      <w:ins w:id="342" w:author="MPIDR_D\vanraalte" w:date="2018-02-02T14:54:00Z">
        <w:r w:rsidR="00C13ABF" w:rsidRPr="00807AB8">
          <w:t>: Central Europe</w:t>
        </w:r>
      </w:ins>
      <w:ins w:id="343" w:author="MPIDR_D\vanraalte" w:date="2018-02-09T17:06:00Z">
        <w:r w:rsidR="001B23C3" w:rsidRPr="00807AB8">
          <w:t xml:space="preserve"> + Bulgaria</w:t>
        </w:r>
      </w:ins>
      <w:ins w:id="344" w:author="MPIDR_D\vanraalte" w:date="2018-02-02T14:54:00Z">
        <w:r w:rsidR="00C13ABF" w:rsidRPr="00807AB8">
          <w:t>, the Baltic Countries, and other FSU countries.</w:t>
        </w:r>
      </w:ins>
      <w:ins w:id="345" w:author="MPIDR_D\vanraalte" w:date="2018-02-02T14:55:00Z">
        <w:r w:rsidR="00C13ABF" w:rsidRPr="00807AB8">
          <w:t xml:space="preserve"> </w:t>
        </w:r>
      </w:ins>
      <w:ins w:id="346" w:author="MPIDR_D\vanraalte" w:date="2018-02-02T16:13:00Z">
        <w:r w:rsidR="00FE686E" w:rsidRPr="00807AB8">
          <w:t>We hope that</w:t>
        </w:r>
      </w:ins>
      <w:ins w:id="347" w:author="MPIDR_D\vanraalte" w:date="2018-02-02T14:55:00Z">
        <w:r w:rsidR="00C13ABF" w:rsidRPr="00807AB8">
          <w:t xml:space="preserve"> this patterning help</w:t>
        </w:r>
      </w:ins>
      <w:ins w:id="348" w:author="MPIDR_D\vanraalte" w:date="2018-02-02T16:13:00Z">
        <w:r w:rsidR="00FE686E" w:rsidRPr="00807AB8">
          <w:t>s t</w:t>
        </w:r>
      </w:ins>
      <w:ins w:id="349" w:author="MPIDR_D\vanraalte" w:date="2018-02-02T14:55:00Z">
        <w:r w:rsidR="00C13ABF" w:rsidRPr="00807AB8">
          <w:t xml:space="preserve">o anchor the trajectories geographically and has </w:t>
        </w:r>
      </w:ins>
      <w:ins w:id="350" w:author="MPIDR_D\vanraalte" w:date="2018-02-02T14:56:00Z">
        <w:r w:rsidR="00C13ABF" w:rsidRPr="00807AB8">
          <w:t xml:space="preserve">livened up </w:t>
        </w:r>
      </w:ins>
      <w:ins w:id="351" w:author="MPIDR_D\vanraalte" w:date="2018-02-02T16:13:00Z">
        <w:r w:rsidR="00FE686E" w:rsidRPr="00807AB8">
          <w:t xml:space="preserve">some of the more dense </w:t>
        </w:r>
      </w:ins>
      <w:ins w:id="352" w:author="MPIDR_D\vanraalte" w:date="2018-02-02T14:56:00Z">
        <w:r w:rsidR="00C13ABF" w:rsidRPr="00807AB8">
          <w:t>sections of the paper.</w:t>
        </w:r>
      </w:ins>
    </w:p>
    <w:p w14:paraId="503B713B" w14:textId="1C94A1CC" w:rsidR="00262D78" w:rsidRDefault="00262D78" w:rsidP="0053754D">
      <w:pPr>
        <w:jc w:val="both"/>
        <w:rPr>
          <w:ins w:id="353" w:author="José Manuel Aburto" w:date="2018-02-17T14:36:00Z"/>
        </w:rPr>
      </w:pPr>
    </w:p>
    <w:p w14:paraId="0D0FC104" w14:textId="6660F509" w:rsidR="00262D78" w:rsidRPr="00807AB8" w:rsidRDefault="00262D78" w:rsidP="0053754D">
      <w:pPr>
        <w:jc w:val="both"/>
        <w:rPr>
          <w:ins w:id="354" w:author="MPIDR_D\vanraalte" w:date="2018-02-02T14:54:00Z"/>
        </w:rPr>
      </w:pPr>
      <w:ins w:id="355" w:author="José Manuel Aburto" w:date="2018-02-17T14:36:00Z">
        <w:r>
          <w:t>In addition we recreated all decomposition figures in concordance with the grouping by adding a specific labe</w:t>
        </w:r>
      </w:ins>
      <w:ins w:id="356" w:author="José Manuel Aburto" w:date="2018-02-17T14:37:00Z">
        <w:r>
          <w:t xml:space="preserve">l and background color in each country. </w:t>
        </w:r>
      </w:ins>
    </w:p>
    <w:p w14:paraId="6B94F3B7" w14:textId="77777777" w:rsidR="00C13ABF" w:rsidRPr="00807AB8" w:rsidRDefault="00C13ABF" w:rsidP="0053754D">
      <w:pPr>
        <w:jc w:val="both"/>
        <w:rPr>
          <w:ins w:id="357" w:author="MPIDR_D\vanraalte" w:date="2018-02-02T14:54:00Z"/>
        </w:rPr>
      </w:pPr>
    </w:p>
    <w:p w14:paraId="4C569603" w14:textId="77777777"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ins w:id="358" w:author="MPIDR_D\vanraalte" w:date="2018-02-02T14:57:00Z"/>
          <w:b/>
        </w:rPr>
      </w:pPr>
    </w:p>
    <w:p w14:paraId="7D83633D" w14:textId="019CC335" w:rsidR="00FF304E" w:rsidRPr="00674EC3" w:rsidRDefault="00FF304E" w:rsidP="0053754D">
      <w:pPr>
        <w:jc w:val="both"/>
        <w:rPr>
          <w:ins w:id="359" w:author="MPIDR_D\vanraalte" w:date="2018-02-02T14:58:00Z"/>
        </w:rPr>
      </w:pPr>
      <w:ins w:id="360" w:author="MPIDR_D\vanraalte" w:date="2018-02-02T14:57:00Z">
        <w:r w:rsidRPr="00674EC3">
          <w:t>That’s true. We tried as much as possible to avoid strong normative wording, but these mortat</w:t>
        </w:r>
        <w:del w:id="361" w:author="José Manuel Aburto" w:date="2018-02-17T14:38:00Z">
          <w:r w:rsidRPr="00674EC3" w:rsidDel="00674EC3">
            <w:delText>l</w:delText>
          </w:r>
        </w:del>
        <w:r w:rsidRPr="00674EC3">
          <w:t>i</w:t>
        </w:r>
      </w:ins>
      <w:ins w:id="362" w:author="José Manuel Aburto" w:date="2018-02-17T14:38:00Z">
        <w:r w:rsidR="00674EC3">
          <w:t>t</w:t>
        </w:r>
      </w:ins>
      <w:ins w:id="363" w:author="MPIDR_D\vanraalte" w:date="2018-02-02T14:57:00Z">
        <w:r w:rsidRPr="00674EC3">
          <w:t>y changes were objectively massive by any definition</w:t>
        </w:r>
      </w:ins>
      <w:ins w:id="364" w:author="MPIDR_D\vanraalte" w:date="2018-02-02T14:58:00Z">
        <w:r w:rsidRPr="00674EC3">
          <w:t>. To better convey this, we:</w:t>
        </w:r>
      </w:ins>
    </w:p>
    <w:p w14:paraId="2467546A" w14:textId="1CF1A43A" w:rsidR="00FF304E" w:rsidRPr="00674EC3" w:rsidRDefault="00FF304E" w:rsidP="0053754D">
      <w:pPr>
        <w:jc w:val="both"/>
        <w:rPr>
          <w:ins w:id="365" w:author="MPIDR_D\vanraalte" w:date="2018-02-05T14:58:00Z"/>
        </w:rPr>
      </w:pPr>
    </w:p>
    <w:p w14:paraId="7D360069" w14:textId="43ECD3DA" w:rsidR="00C83017" w:rsidRPr="00674EC3" w:rsidRDefault="00C83017" w:rsidP="0053754D">
      <w:pPr>
        <w:jc w:val="both"/>
        <w:rPr>
          <w:ins w:id="366" w:author="MPIDR_D\vanraalte" w:date="2018-02-02T14:58:00Z"/>
        </w:rPr>
      </w:pPr>
      <w:ins w:id="367" w:author="MPIDR_D\vanraalte" w:date="2018-02-05T14:58:00Z">
        <w:r w:rsidRPr="00674EC3">
          <w:t xml:space="preserve">Introduction: </w:t>
        </w:r>
      </w:ins>
      <w:ins w:id="368" w:author="MPIDR_D\vanraalte" w:date="2018-02-05T14:59:00Z">
        <w:r w:rsidRPr="00674EC3">
          <w:t>“</w:t>
        </w:r>
      </w:ins>
      <w:ins w:id="369" w:author="MPIDR_D\vanraalte" w:date="2018-02-05T14:58:00Z">
        <w:r w:rsidRPr="00674EC3">
          <w:t xml:space="preserve">Since the </w:t>
        </w:r>
      </w:ins>
      <w:ins w:id="370" w:author="MPIDR_D\vanraalte" w:date="2018-02-05T14:59:00Z">
        <w:r w:rsidRPr="00674EC3">
          <w:t>‘</w:t>
        </w:r>
      </w:ins>
      <w:ins w:id="371" w:author="MPIDR_D\vanraalte" w:date="2018-02-05T14:58:00Z">
        <w:r w:rsidRPr="00674EC3">
          <w:t>sharpest fluctuation’ in age-specific mortality occurred over working ages</w:t>
        </w:r>
      </w:ins>
      <w:ins w:id="372" w:author="MPIDR_D\vanraalte" w:date="2018-02-05T14:59:00Z">
        <w:r w:rsidRPr="00674EC3">
          <w:t xml:space="preserve">…” changed to </w:t>
        </w:r>
      </w:ins>
      <w:ins w:id="373" w:author="MPIDR_D\vanraalte" w:date="2018-02-05T15:02:00Z">
        <w:r w:rsidRPr="00674EC3">
          <w:t>“</w:t>
        </w:r>
      </w:ins>
      <w:ins w:id="374" w:author="MPIDR_D\vanraalte" w:date="2018-02-05T14:59:00Z">
        <w:r w:rsidRPr="00674EC3">
          <w:t xml:space="preserve">Since the ‘largest </w:t>
        </w:r>
      </w:ins>
      <w:ins w:id="375" w:author="MPIDR_D\vanraalte" w:date="2018-02-05T15:02:00Z">
        <w:r w:rsidRPr="00674EC3">
          <w:t>deviations’</w:t>
        </w:r>
      </w:ins>
      <w:ins w:id="376" w:author="MPIDR_D\vanraalte" w:date="2018-02-05T14:59:00Z">
        <w:r w:rsidRPr="00674EC3">
          <w:t xml:space="preserve"> in age-specific mortality occurred over working ages</w:t>
        </w:r>
      </w:ins>
      <w:ins w:id="377" w:author="MPIDR_D\vanraalte" w:date="2018-02-05T15:02:00Z">
        <w:r w:rsidRPr="00674EC3">
          <w:t>”</w:t>
        </w:r>
      </w:ins>
    </w:p>
    <w:p w14:paraId="4DF323C2" w14:textId="77777777" w:rsidR="00FF304E" w:rsidRPr="00674EC3" w:rsidRDefault="00FF304E" w:rsidP="0053754D">
      <w:pPr>
        <w:jc w:val="both"/>
        <w:rPr>
          <w:ins w:id="378" w:author="MPIDR_D\vanraalte" w:date="2018-02-05T15:19:00Z"/>
        </w:rPr>
      </w:pPr>
      <w:ins w:id="379" w:author="MPIDR_D\vanraalte" w:date="2018-02-02T14:58:00Z">
        <w:r w:rsidRPr="00674EC3">
          <w:t>-</w:t>
        </w:r>
      </w:ins>
    </w:p>
    <w:p w14:paraId="2B5937B8" w14:textId="206A35BE" w:rsidR="00B20B9D" w:rsidRPr="00674EC3" w:rsidRDefault="00B20B9D" w:rsidP="0053754D">
      <w:pPr>
        <w:jc w:val="both"/>
        <w:rPr>
          <w:ins w:id="380" w:author="MPIDR_D\vanraalte" w:date="2018-02-02T14:58:00Z"/>
        </w:rPr>
      </w:pPr>
      <w:ins w:id="381" w:author="MPIDR_D\vanraalte" w:date="2018-02-05T15:19:00Z">
        <w:r w:rsidRPr="00674EC3">
          <w:t xml:space="preserve">Data and Methods: </w:t>
        </w:r>
      </w:ins>
      <w:ins w:id="382" w:author="MPIDR_D\vanraalte" w:date="2018-02-05T15:20:00Z">
        <w:r w:rsidRPr="00674EC3">
          <w:t>“</w:t>
        </w:r>
      </w:ins>
      <w:ins w:id="383" w:author="MPIDR_D\vanraalte" w:date="2018-02-05T15:19:00Z">
        <w:r w:rsidRPr="00674EC3">
          <w:t>Mortality fluctuated more strongly among men</w:t>
        </w:r>
      </w:ins>
      <w:ins w:id="384" w:author="MPIDR_D\vanraalte" w:date="2018-02-05T15:20:00Z">
        <w:r w:rsidRPr="00674EC3">
          <w:t>” changed to</w:t>
        </w:r>
      </w:ins>
      <w:ins w:id="385" w:author="MPIDR_D\vanraalte" w:date="2018-02-05T15:19:00Z">
        <w:r w:rsidRPr="00674EC3">
          <w:t xml:space="preserve"> </w:t>
        </w:r>
      </w:ins>
      <w:ins w:id="386" w:author="MPIDR_D\vanraalte" w:date="2018-02-05T15:20:00Z">
        <w:r w:rsidRPr="00674EC3">
          <w:t>“</w:t>
        </w:r>
      </w:ins>
      <w:ins w:id="387" w:author="MPIDR_D\vanraalte" w:date="2018-02-05T15:19:00Z">
        <w:r w:rsidRPr="00674EC3">
          <w:t>Mortality change</w:t>
        </w:r>
      </w:ins>
      <w:ins w:id="388" w:author="MPIDR_D\vanraalte" w:date="2018-02-05T15:20:00Z">
        <w:r w:rsidRPr="00674EC3">
          <w:t xml:space="preserve"> was larger and </w:t>
        </w:r>
      </w:ins>
      <w:ins w:id="389" w:author="MPIDR_D\vanraalte" w:date="2018-02-05T15:19:00Z">
        <w:r w:rsidRPr="00674EC3">
          <w:t xml:space="preserve">more </w:t>
        </w:r>
      </w:ins>
      <w:ins w:id="390" w:author="MPIDR_D\vanraalte" w:date="2018-02-05T15:20:00Z">
        <w:r w:rsidRPr="00674EC3">
          <w:t>abrupt</w:t>
        </w:r>
      </w:ins>
      <w:ins w:id="391" w:author="MPIDR_D\vanraalte" w:date="2018-02-05T15:19:00Z">
        <w:r w:rsidRPr="00674EC3">
          <w:t xml:space="preserve"> among men</w:t>
        </w:r>
      </w:ins>
      <w:ins w:id="392" w:author="MPIDR_D\vanraalte" w:date="2018-02-05T15:20:00Z">
        <w:r w:rsidRPr="00674EC3">
          <w:t>”</w:t>
        </w:r>
      </w:ins>
    </w:p>
    <w:p w14:paraId="0225029B" w14:textId="77777777" w:rsidR="00FF304E" w:rsidRDefault="00FF304E" w:rsidP="0053754D">
      <w:pPr>
        <w:jc w:val="both"/>
        <w:rPr>
          <w:ins w:id="393" w:author="MPIDR_D\vanraalte" w:date="2018-02-02T14:58:00Z"/>
          <w:b/>
        </w:rPr>
      </w:pPr>
      <w:ins w:id="394" w:author="MPIDR_D\vanraalte" w:date="2018-02-02T14:58:00Z">
        <w:r>
          <w:rPr>
            <w:b/>
          </w:rPr>
          <w:t>-</w:t>
        </w:r>
      </w:ins>
    </w:p>
    <w:p w14:paraId="4512359C" w14:textId="0EA49C42" w:rsidR="00847CAD" w:rsidRDefault="00BF63FA" w:rsidP="0053754D">
      <w:pPr>
        <w:jc w:val="both"/>
        <w:rPr>
          <w:b/>
        </w:rPr>
      </w:pPr>
      <w:ins w:id="395" w:author="MPIDR_D\vanraalte" w:date="2018-02-09T17:07:00Z">
        <w:r>
          <w:rPr>
            <w:b/>
          </w:rPr>
          <w:lastRenderedPageBreak/>
          <w:t>…</w:t>
        </w:r>
      </w:ins>
      <w:r w:rsidR="00847CAD">
        <w:rPr>
          <w:b/>
        </w:rPr>
        <w:br w:type="page"/>
      </w:r>
    </w:p>
    <w:p w14:paraId="7BE8FA10" w14:textId="20004FC2" w:rsidR="007E573E" w:rsidRDefault="007E573E" w:rsidP="007E573E">
      <w:pPr>
        <w:jc w:val="both"/>
        <w:rPr>
          <w:b/>
        </w:rPr>
      </w:pPr>
      <w:r w:rsidRPr="00111E2D">
        <w:rPr>
          <w:b/>
        </w:rPr>
        <w:lastRenderedPageBreak/>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ins w:id="396" w:author="José Manuel Aburto" w:date="2018-02-17T14:40:00Z"/>
          <w:b/>
        </w:rPr>
      </w:pPr>
      <w:r w:rsidRPr="00847CAD">
        <w:rPr>
          <w:b/>
        </w:rPr>
        <w:t xml:space="preserve">Hope that my further comments would be useful in improving the manuscript. </w:t>
      </w:r>
    </w:p>
    <w:p w14:paraId="6FD3BB6B" w14:textId="77777777" w:rsidR="004B0A50" w:rsidRPr="0053754D" w:rsidRDefault="004B0A50" w:rsidP="004B0A50">
      <w:pPr>
        <w:jc w:val="both"/>
        <w:rPr>
          <w:ins w:id="397" w:author="José Manuel Aburto" w:date="2018-02-17T14:40:00Z"/>
        </w:rPr>
      </w:pPr>
      <w:ins w:id="398" w:author="José Manuel Aburto" w:date="2018-02-17T14:40:00Z">
        <w:r>
          <w:t>Thanks for the careful reading and suggestions. Below are the changes/responses to the comments.</w:t>
        </w:r>
      </w:ins>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ins w:id="399" w:author="José Manuel Aburto" w:date="2018-02-17T14:41:00Z"/>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ins w:id="400" w:author="José Manuel Aburto" w:date="2018-02-17T14:41:00Z"/>
          <w:b/>
        </w:rPr>
      </w:pPr>
    </w:p>
    <w:p w14:paraId="0808BBDA" w14:textId="77777777" w:rsidR="004B0A50" w:rsidRDefault="004B0A50" w:rsidP="004B0A50">
      <w:pPr>
        <w:jc w:val="both"/>
        <w:rPr>
          <w:ins w:id="401" w:author="José Manuel Aburto" w:date="2018-02-17T14:41:00Z"/>
        </w:rPr>
      </w:pPr>
      <w:ins w:id="402" w:author="José Manuel Aburto" w:date="2018-02-17T14:41:00Z">
        <w:r w:rsidRPr="00807AB8">
          <w:t xml:space="preserve">as far as possible </w:t>
        </w:r>
        <w:commentRangeStart w:id="403"/>
        <w:commentRangeStart w:id="404"/>
        <w:r w:rsidRPr="00807AB8">
          <w:t xml:space="preserve">we grouped our discussion </w:t>
        </w:r>
        <w:commentRangeEnd w:id="403"/>
        <w:r w:rsidRPr="00807AB8">
          <w:rPr>
            <w:rStyle w:val="CommentReference"/>
          </w:rPr>
          <w:commentReference w:id="403"/>
        </w:r>
        <w:commentRangeEnd w:id="404"/>
        <w:r>
          <w:rPr>
            <w:rStyle w:val="CommentReference"/>
          </w:rPr>
          <w:commentReference w:id="404"/>
        </w:r>
        <w:r w:rsidRPr="00807AB8">
          <w:t>around three main groupings that experienced more similar trends: Central Europe + Bulgaria, the Baltic Countries, and other FSU countries. We hope that this patterning helps to anchor the trajectories geographically and has livened up some of the more dense sections of the paper.</w:t>
        </w:r>
      </w:ins>
    </w:p>
    <w:p w14:paraId="521B42CE" w14:textId="77777777" w:rsidR="004B0A50" w:rsidRDefault="004B0A50" w:rsidP="004B0A50">
      <w:pPr>
        <w:jc w:val="both"/>
        <w:rPr>
          <w:ins w:id="405" w:author="José Manuel Aburto" w:date="2018-02-17T14:41:00Z"/>
        </w:rPr>
      </w:pPr>
    </w:p>
    <w:p w14:paraId="7ADEC3E8" w14:textId="2884FFBD" w:rsidR="004B0A50" w:rsidRDefault="004B0A50" w:rsidP="004B0A50">
      <w:pPr>
        <w:jc w:val="both"/>
        <w:rPr>
          <w:ins w:id="406" w:author="José Manuel Aburto" w:date="2018-02-17T14:42:00Z"/>
        </w:rPr>
      </w:pPr>
      <w:ins w:id="407" w:author="José Manuel Aburto" w:date="2018-02-17T14:41:00Z">
        <w:r>
          <w:t xml:space="preserve">In addition we recreated all decomposition figures in concordance with the grouping by adding a specific label and background color in each country. </w:t>
        </w:r>
      </w:ins>
    </w:p>
    <w:p w14:paraId="1153C982" w14:textId="30646C5A" w:rsidR="004B0A50" w:rsidRDefault="004B0A50" w:rsidP="004B0A50">
      <w:pPr>
        <w:jc w:val="both"/>
        <w:rPr>
          <w:ins w:id="408" w:author="José Manuel Aburto" w:date="2018-02-17T14:42:00Z"/>
        </w:rPr>
      </w:pPr>
    </w:p>
    <w:p w14:paraId="2F8870C3" w14:textId="77777777" w:rsidR="004B0A50" w:rsidRDefault="004B0A50" w:rsidP="004B0A50">
      <w:pPr>
        <w:jc w:val="both"/>
        <w:rPr>
          <w:ins w:id="409" w:author="José Manuel Aburto" w:date="2018-02-17T14:42:00Z"/>
        </w:rPr>
      </w:pPr>
      <w:ins w:id="410" w:author="José Manuel Aburto" w:date="2018-02-17T14:42:00Z">
        <w:r>
          <w:t>The text containing the main findings at the end of the introduction was deleted from this section and merged with the first paragraph of the discussion to highlight the main contribution of the study. It now reads:</w:t>
        </w:r>
      </w:ins>
    </w:p>
    <w:p w14:paraId="205AAD07" w14:textId="77777777" w:rsidR="004B0A50" w:rsidRDefault="004B0A50" w:rsidP="004B0A50">
      <w:pPr>
        <w:jc w:val="both"/>
        <w:rPr>
          <w:ins w:id="411" w:author="José Manuel Aburto" w:date="2018-02-17T14:42:00Z"/>
        </w:rPr>
      </w:pPr>
    </w:p>
    <w:p w14:paraId="51ACA442" w14:textId="77777777" w:rsidR="004B0A50" w:rsidRDefault="004B0A50" w:rsidP="004B0A50">
      <w:pPr>
        <w:jc w:val="both"/>
        <w:rPr>
          <w:ins w:id="412" w:author="José Manuel Aburto" w:date="2018-02-17T14:42:00Z"/>
          <w:color w:val="000000"/>
        </w:rPr>
      </w:pPr>
      <w:ins w:id="413" w:author="José Manuel Aburto" w:date="2018-02-17T14:42:00Z">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ins>
    </w:p>
    <w:p w14:paraId="67265316" w14:textId="77777777" w:rsidR="004B0A50" w:rsidRDefault="004B0A50" w:rsidP="004B0A50">
      <w:pPr>
        <w:jc w:val="both"/>
        <w:rPr>
          <w:ins w:id="414" w:author="José Manuel Aburto" w:date="2018-02-17T14:42:00Z"/>
          <w:color w:val="000000"/>
        </w:rPr>
      </w:pPr>
    </w:p>
    <w:p w14:paraId="179D7E15" w14:textId="77777777" w:rsidR="004B0A50" w:rsidRPr="00807AB8" w:rsidRDefault="004B0A50" w:rsidP="004B0A50">
      <w:pPr>
        <w:jc w:val="both"/>
        <w:rPr>
          <w:ins w:id="415" w:author="José Manuel Aburto" w:date="2018-02-17T14:41:00Z"/>
        </w:rPr>
      </w:pPr>
    </w:p>
    <w:p w14:paraId="363D52CF" w14:textId="77777777"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ins w:id="416" w:author="José Manuel Aburto" w:date="2018-02-17T14:43:00Z"/>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ins w:id="417" w:author="José Manuel Aburto" w:date="2018-02-17T14:43:00Z"/>
          <w:b/>
        </w:rPr>
      </w:pPr>
    </w:p>
    <w:p w14:paraId="6AC1E128" w14:textId="749FCC52" w:rsidR="00BC2C03" w:rsidRDefault="00BC2C03" w:rsidP="00BC2C03">
      <w:pPr>
        <w:jc w:val="both"/>
        <w:rPr>
          <w:ins w:id="418" w:author="José Manuel Aburto" w:date="2018-02-17T14:43:00Z"/>
        </w:rPr>
      </w:pPr>
      <w:ins w:id="419" w:author="José Manuel Aburto" w:date="2018-02-17T14:43:00Z">
        <w:r>
          <w:lastRenderedPageBreak/>
          <w:t xml:space="preserve">Regarding the decomposition, we added a paragraph explaining with more detail the decomposition method and how the age-cause specific effects between two time points are derived following the line integral model (Horiuchi et al 2008). In addition, we added a footnote with our discrete formula for e-dagger. </w:t>
        </w:r>
      </w:ins>
    </w:p>
    <w:p w14:paraId="2AE7AF5F" w14:textId="77777777" w:rsidR="00BC2C03" w:rsidRDefault="00BC2C03" w:rsidP="00BC2C03">
      <w:pPr>
        <w:jc w:val="both"/>
        <w:rPr>
          <w:ins w:id="420" w:author="José Manuel Aburto" w:date="2018-02-17T14:43:00Z"/>
        </w:rPr>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ns w:id="421" w:author="José Manuel Aburto" w:date="2018-02-17T14:43:00Z"/>
          <w:rFonts w:eastAsiaTheme="minorEastAsia"/>
          <w:i/>
        </w:rPr>
      </w:pPr>
      <w:ins w:id="422" w:author="José Manuel Aburto" w:date="2018-02-17T14:43:00Z">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ins>
    </w:p>
    <w:p w14:paraId="45427F86" w14:textId="77777777" w:rsidR="00BC2C03" w:rsidRPr="004B50C8"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3" w:author="José Manuel Aburto" w:date="2018-02-17T14:43:00Z"/>
          <w:i/>
        </w:rPr>
      </w:pPr>
      <m:oMathPara>
        <m:oMath>
          <m:sSub>
            <m:sSubPr>
              <m:ctrlPr>
                <w:ins w:id="424" w:author="José Manuel Aburto" w:date="2018-02-17T14:43:00Z">
                  <w:rPr>
                    <w:rFonts w:ascii="Cambria Math" w:hAnsi="Cambria Math"/>
                    <w:i/>
                  </w:rPr>
                </w:ins>
              </m:ctrlPr>
            </m:sSubPr>
            <m:e>
              <m:r>
                <w:ins w:id="425" w:author="José Manuel Aburto" w:date="2018-02-17T14:43:00Z">
                  <w:rPr>
                    <w:rFonts w:ascii="Cambria Math" w:hAnsi="Cambria Math"/>
                  </w:rPr>
                  <m:t>f</m:t>
                </w:ins>
              </m:r>
            </m:e>
            <m:sub>
              <m:r>
                <w:ins w:id="426" w:author="José Manuel Aburto" w:date="2018-02-17T14:43:00Z">
                  <w:rPr>
                    <w:rFonts w:ascii="Cambria Math" w:hAnsi="Cambria Math"/>
                  </w:rPr>
                  <m:t>2</m:t>
                </w:ins>
              </m:r>
            </m:sub>
          </m:sSub>
          <m:r>
            <w:ins w:id="427" w:author="José Manuel Aburto" w:date="2018-02-17T14:43:00Z">
              <w:rPr>
                <w:rFonts w:ascii="Cambria Math" w:hAnsi="Cambria Math"/>
              </w:rPr>
              <m:t>-</m:t>
            </w:ins>
          </m:r>
          <m:sSub>
            <m:sSubPr>
              <m:ctrlPr>
                <w:ins w:id="428" w:author="José Manuel Aburto" w:date="2018-02-17T14:43:00Z">
                  <w:rPr>
                    <w:rFonts w:ascii="Cambria Math" w:hAnsi="Cambria Math"/>
                    <w:i/>
                  </w:rPr>
                </w:ins>
              </m:ctrlPr>
            </m:sSubPr>
            <m:e>
              <m:r>
                <w:ins w:id="429" w:author="José Manuel Aburto" w:date="2018-02-17T14:43:00Z">
                  <w:rPr>
                    <w:rFonts w:ascii="Cambria Math" w:hAnsi="Cambria Math"/>
                  </w:rPr>
                  <m:t>f</m:t>
                </w:ins>
              </m:r>
            </m:e>
            <m:sub>
              <m:r>
                <w:ins w:id="430" w:author="José Manuel Aburto" w:date="2018-02-17T14:43:00Z">
                  <w:rPr>
                    <w:rFonts w:ascii="Cambria Math" w:hAnsi="Cambria Math"/>
                  </w:rPr>
                  <m:t>1</m:t>
                </w:ins>
              </m:r>
            </m:sub>
          </m:sSub>
          <m:r>
            <w:ins w:id="431" w:author="José Manuel Aburto" w:date="2018-02-17T14:43:00Z">
              <w:rPr>
                <w:rFonts w:ascii="Cambria Math" w:hAnsi="Cambria Math"/>
              </w:rPr>
              <m:t xml:space="preserve">= </m:t>
            </w:ins>
          </m:r>
          <m:nary>
            <m:naryPr>
              <m:chr m:val="∑"/>
              <m:limLoc m:val="undOvr"/>
              <m:ctrlPr>
                <w:ins w:id="432" w:author="José Manuel Aburto" w:date="2018-02-17T14:43:00Z">
                  <w:rPr>
                    <w:rFonts w:ascii="Cambria Math" w:hAnsi="Cambria Math"/>
                    <w:i/>
                  </w:rPr>
                </w:ins>
              </m:ctrlPr>
            </m:naryPr>
            <m:sub>
              <m:r>
                <w:ins w:id="433" w:author="José Manuel Aburto" w:date="2018-02-17T14:43:00Z">
                  <w:rPr>
                    <w:rFonts w:ascii="Cambria Math" w:hAnsi="Cambria Math"/>
                  </w:rPr>
                  <m:t>i=1</m:t>
                </w:ins>
              </m:r>
            </m:sub>
            <m:sup>
              <m:r>
                <w:ins w:id="434" w:author="José Manuel Aburto" w:date="2018-02-17T14:43:00Z">
                  <w:rPr>
                    <w:rFonts w:ascii="Cambria Math" w:hAnsi="Cambria Math"/>
                  </w:rPr>
                  <m:t>n</m:t>
                </w:ins>
              </m:r>
            </m:sup>
            <m:e>
              <m:nary>
                <m:naryPr>
                  <m:limLoc m:val="subSup"/>
                  <m:ctrlPr>
                    <w:ins w:id="435" w:author="José Manuel Aburto" w:date="2018-02-17T14:43:00Z">
                      <w:rPr>
                        <w:rFonts w:ascii="Cambria Math" w:hAnsi="Cambria Math"/>
                        <w:i/>
                      </w:rPr>
                    </w:ins>
                  </m:ctrlPr>
                </m:naryPr>
                <m:sub>
                  <m:sSub>
                    <m:sSubPr>
                      <m:ctrlPr>
                        <w:ins w:id="436" w:author="José Manuel Aburto" w:date="2018-02-17T14:43:00Z">
                          <w:rPr>
                            <w:rFonts w:ascii="Cambria Math" w:hAnsi="Cambria Math"/>
                            <w:i/>
                          </w:rPr>
                        </w:ins>
                      </m:ctrlPr>
                    </m:sSubPr>
                    <m:e>
                      <m:r>
                        <w:ins w:id="437" w:author="José Manuel Aburto" w:date="2018-02-17T14:43:00Z">
                          <w:rPr>
                            <w:rFonts w:ascii="Cambria Math" w:hAnsi="Cambria Math"/>
                          </w:rPr>
                          <m:t>x</m:t>
                        </w:ins>
                      </m:r>
                    </m:e>
                    <m:sub>
                      <m:r>
                        <w:ins w:id="438" w:author="José Manuel Aburto" w:date="2018-02-17T14:43:00Z">
                          <w:rPr>
                            <w:rFonts w:ascii="Cambria Math" w:hAnsi="Cambria Math"/>
                          </w:rPr>
                          <m:t>i</m:t>
                        </w:ins>
                      </m:r>
                    </m:sub>
                  </m:sSub>
                  <m:d>
                    <m:dPr>
                      <m:ctrlPr>
                        <w:ins w:id="439" w:author="José Manuel Aburto" w:date="2018-02-17T14:43:00Z">
                          <w:rPr>
                            <w:rFonts w:ascii="Cambria Math" w:hAnsi="Cambria Math"/>
                            <w:i/>
                          </w:rPr>
                        </w:ins>
                      </m:ctrlPr>
                    </m:dPr>
                    <m:e>
                      <m:sSub>
                        <m:sSubPr>
                          <m:ctrlPr>
                            <w:ins w:id="440" w:author="José Manuel Aburto" w:date="2018-02-17T14:43:00Z">
                              <w:rPr>
                                <w:rFonts w:ascii="Cambria Math" w:hAnsi="Cambria Math"/>
                                <w:i/>
                              </w:rPr>
                            </w:ins>
                          </m:ctrlPr>
                        </m:sSubPr>
                        <m:e>
                          <m:r>
                            <w:ins w:id="441" w:author="José Manuel Aburto" w:date="2018-02-17T14:43:00Z">
                              <w:rPr>
                                <w:rFonts w:ascii="Cambria Math" w:hAnsi="Cambria Math"/>
                              </w:rPr>
                              <m:t>t</m:t>
                            </w:ins>
                          </m:r>
                        </m:e>
                        <m:sub>
                          <m:r>
                            <w:ins w:id="442" w:author="José Manuel Aburto" w:date="2018-02-17T14:43:00Z">
                              <w:rPr>
                                <w:rFonts w:ascii="Cambria Math" w:hAnsi="Cambria Math"/>
                              </w:rPr>
                              <m:t>1</m:t>
                            </w:ins>
                          </m:r>
                        </m:sub>
                      </m:sSub>
                    </m:e>
                  </m:d>
                </m:sub>
                <m:sup>
                  <m:sSub>
                    <m:sSubPr>
                      <m:ctrlPr>
                        <w:ins w:id="443" w:author="José Manuel Aburto" w:date="2018-02-17T14:43:00Z">
                          <w:rPr>
                            <w:rFonts w:ascii="Cambria Math" w:hAnsi="Cambria Math"/>
                            <w:i/>
                          </w:rPr>
                        </w:ins>
                      </m:ctrlPr>
                    </m:sSubPr>
                    <m:e>
                      <m:r>
                        <w:ins w:id="444" w:author="José Manuel Aburto" w:date="2018-02-17T14:43:00Z">
                          <w:rPr>
                            <w:rFonts w:ascii="Cambria Math" w:hAnsi="Cambria Math"/>
                          </w:rPr>
                          <m:t>x</m:t>
                        </w:ins>
                      </m:r>
                    </m:e>
                    <m:sub>
                      <m:r>
                        <w:ins w:id="445" w:author="José Manuel Aburto" w:date="2018-02-17T14:43:00Z">
                          <w:rPr>
                            <w:rFonts w:ascii="Cambria Math" w:hAnsi="Cambria Math"/>
                          </w:rPr>
                          <m:t>i</m:t>
                        </w:ins>
                      </m:r>
                    </m:sub>
                  </m:sSub>
                  <m:d>
                    <m:dPr>
                      <m:ctrlPr>
                        <w:ins w:id="446" w:author="José Manuel Aburto" w:date="2018-02-17T14:43:00Z">
                          <w:rPr>
                            <w:rFonts w:ascii="Cambria Math" w:hAnsi="Cambria Math"/>
                            <w:i/>
                          </w:rPr>
                        </w:ins>
                      </m:ctrlPr>
                    </m:dPr>
                    <m:e>
                      <m:sSub>
                        <m:sSubPr>
                          <m:ctrlPr>
                            <w:ins w:id="447" w:author="José Manuel Aburto" w:date="2018-02-17T14:43:00Z">
                              <w:rPr>
                                <w:rFonts w:ascii="Cambria Math" w:hAnsi="Cambria Math"/>
                                <w:i/>
                              </w:rPr>
                            </w:ins>
                          </m:ctrlPr>
                        </m:sSubPr>
                        <m:e>
                          <m:r>
                            <w:ins w:id="448" w:author="José Manuel Aburto" w:date="2018-02-17T14:43:00Z">
                              <w:rPr>
                                <w:rFonts w:ascii="Cambria Math" w:hAnsi="Cambria Math"/>
                              </w:rPr>
                              <m:t>t</m:t>
                            </w:ins>
                          </m:r>
                        </m:e>
                        <m:sub>
                          <m:r>
                            <w:ins w:id="449" w:author="José Manuel Aburto" w:date="2018-02-17T14:43:00Z">
                              <w:rPr>
                                <w:rFonts w:ascii="Cambria Math" w:hAnsi="Cambria Math"/>
                              </w:rPr>
                              <m:t>2</m:t>
                            </w:ins>
                          </m:r>
                        </m:sub>
                      </m:sSub>
                    </m:e>
                  </m:d>
                </m:sup>
                <m:e>
                  <m:f>
                    <m:fPr>
                      <m:ctrlPr>
                        <w:ins w:id="450" w:author="José Manuel Aburto" w:date="2018-02-17T14:43:00Z">
                          <w:rPr>
                            <w:rFonts w:ascii="Cambria Math" w:hAnsi="Cambria Math"/>
                            <w:i/>
                          </w:rPr>
                        </w:ins>
                      </m:ctrlPr>
                    </m:fPr>
                    <m:num>
                      <m:r>
                        <w:ins w:id="451" w:author="José Manuel Aburto" w:date="2018-02-17T14:43:00Z">
                          <w:rPr>
                            <w:rFonts w:ascii="Cambria Math" w:hAnsi="Cambria Math"/>
                          </w:rPr>
                          <m:t>∂f</m:t>
                        </w:ins>
                      </m:r>
                    </m:num>
                    <m:den>
                      <m:r>
                        <w:ins w:id="452" w:author="José Manuel Aburto" w:date="2018-02-17T14:43:00Z">
                          <w:rPr>
                            <w:rFonts w:ascii="Cambria Math" w:hAnsi="Cambria Math"/>
                          </w:rPr>
                          <m:t>∂</m:t>
                        </w:ins>
                      </m:r>
                      <m:sSub>
                        <m:sSubPr>
                          <m:ctrlPr>
                            <w:ins w:id="453" w:author="José Manuel Aburto" w:date="2018-02-17T14:43:00Z">
                              <w:rPr>
                                <w:rFonts w:ascii="Cambria Math" w:hAnsi="Cambria Math"/>
                                <w:i/>
                              </w:rPr>
                            </w:ins>
                          </m:ctrlPr>
                        </m:sSubPr>
                        <m:e>
                          <m:r>
                            <w:ins w:id="454" w:author="José Manuel Aburto" w:date="2018-02-17T14:43:00Z">
                              <w:rPr>
                                <w:rFonts w:ascii="Cambria Math" w:hAnsi="Cambria Math"/>
                              </w:rPr>
                              <m:t>x</m:t>
                            </w:ins>
                          </m:r>
                        </m:e>
                        <m:sub>
                          <m:r>
                            <w:ins w:id="455" w:author="José Manuel Aburto" w:date="2018-02-17T14:43:00Z">
                              <w:rPr>
                                <w:rFonts w:ascii="Cambria Math" w:hAnsi="Cambria Math"/>
                              </w:rPr>
                              <m:t>i</m:t>
                            </w:ins>
                          </m:r>
                        </m:sub>
                      </m:sSub>
                    </m:den>
                  </m:f>
                  <m:r>
                    <w:ins w:id="456" w:author="José Manuel Aburto" w:date="2018-02-17T14:43:00Z">
                      <w:rPr>
                        <w:rFonts w:ascii="Cambria Math" w:hAnsi="Cambria Math"/>
                      </w:rPr>
                      <m:t>d</m:t>
                    </w:ins>
                  </m:r>
                  <m:sSub>
                    <m:sSubPr>
                      <m:ctrlPr>
                        <w:ins w:id="457" w:author="José Manuel Aburto" w:date="2018-02-17T14:43:00Z">
                          <w:rPr>
                            <w:rFonts w:ascii="Cambria Math" w:hAnsi="Cambria Math"/>
                            <w:i/>
                          </w:rPr>
                        </w:ins>
                      </m:ctrlPr>
                    </m:sSubPr>
                    <m:e>
                      <m:r>
                        <w:ins w:id="458" w:author="José Manuel Aburto" w:date="2018-02-17T14:43:00Z">
                          <w:rPr>
                            <w:rFonts w:ascii="Cambria Math" w:hAnsi="Cambria Math"/>
                          </w:rPr>
                          <m:t>x</m:t>
                        </w:ins>
                      </m:r>
                    </m:e>
                    <m:sub>
                      <m:r>
                        <w:ins w:id="459" w:author="José Manuel Aburto" w:date="2018-02-17T14:43:00Z">
                          <w:rPr>
                            <w:rFonts w:ascii="Cambria Math" w:hAnsi="Cambria Math"/>
                          </w:rPr>
                          <m:t>i</m:t>
                        </w:ins>
                      </m:r>
                    </m:sub>
                  </m:sSub>
                  <m:r>
                    <w:ins w:id="460" w:author="José Manuel Aburto" w:date="2018-02-17T14:43:00Z">
                      <w:rPr>
                        <w:rFonts w:ascii="Cambria Math" w:hAnsi="Cambria Math"/>
                      </w:rPr>
                      <m:t>=</m:t>
                    </w:ins>
                  </m:r>
                  <m:nary>
                    <m:naryPr>
                      <m:chr m:val="∑"/>
                      <m:limLoc m:val="undOvr"/>
                      <m:ctrlPr>
                        <w:ins w:id="461" w:author="José Manuel Aburto" w:date="2018-02-17T14:43:00Z">
                          <w:rPr>
                            <w:rFonts w:ascii="Cambria Math" w:hAnsi="Cambria Math"/>
                            <w:i/>
                          </w:rPr>
                        </w:ins>
                      </m:ctrlPr>
                    </m:naryPr>
                    <m:sub>
                      <m:r>
                        <w:ins w:id="462" w:author="José Manuel Aburto" w:date="2018-02-17T14:43:00Z">
                          <w:rPr>
                            <w:rFonts w:ascii="Cambria Math" w:hAnsi="Cambria Math"/>
                          </w:rPr>
                          <m:t>i=1</m:t>
                        </w:ins>
                      </m:r>
                    </m:sub>
                    <m:sup>
                      <m:r>
                        <w:ins w:id="463" w:author="José Manuel Aburto" w:date="2018-02-17T14:43:00Z">
                          <w:rPr>
                            <w:rFonts w:ascii="Cambria Math" w:hAnsi="Cambria Math"/>
                          </w:rPr>
                          <m:t>n</m:t>
                        </w:ins>
                      </m:r>
                    </m:sup>
                    <m:e>
                      <m:sSub>
                        <m:sSubPr>
                          <m:ctrlPr>
                            <w:ins w:id="464" w:author="José Manuel Aburto" w:date="2018-02-17T14:43:00Z">
                              <w:rPr>
                                <w:rFonts w:ascii="Cambria Math" w:hAnsi="Cambria Math"/>
                                <w:i/>
                              </w:rPr>
                            </w:ins>
                          </m:ctrlPr>
                        </m:sSubPr>
                        <m:e>
                          <m:r>
                            <w:ins w:id="465" w:author="José Manuel Aburto" w:date="2018-02-17T14:43:00Z">
                              <w:rPr>
                                <w:rFonts w:ascii="Cambria Math" w:hAnsi="Cambria Math"/>
                              </w:rPr>
                              <m:t>c</m:t>
                            </w:ins>
                          </m:r>
                        </m:e>
                        <m:sub>
                          <m:r>
                            <w:ins w:id="466" w:author="José Manuel Aburto" w:date="2018-02-17T14:43:00Z">
                              <w:rPr>
                                <w:rFonts w:ascii="Cambria Math" w:hAnsi="Cambria Math"/>
                              </w:rPr>
                              <m:t>i</m:t>
                            </w:ins>
                          </m:r>
                        </m:sub>
                      </m:sSub>
                    </m:e>
                  </m:nary>
                </m:e>
              </m:nary>
            </m:e>
          </m:nary>
          <m:r>
            <w:ins w:id="467" w:author="José Manuel Aburto" w:date="2018-02-17T14:43:00Z">
              <w:rPr>
                <w:rFonts w:ascii="Cambria Math" w:eastAsiaTheme="minorEastAsia" w:hAnsi="Cambria Math"/>
              </w:rPr>
              <m:t>,                                 (2)</m:t>
            </w:ins>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ns w:id="468" w:author="José Manuel Aburto" w:date="2018-02-17T14:43:00Z"/>
          <w:i/>
        </w:rPr>
      </w:pPr>
      <w:ins w:id="469" w:author="José Manuel Aburto" w:date="2018-02-17T14:43:00Z">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ins>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ns w:id="470" w:author="José Manuel Aburto" w:date="2018-02-17T14:43:00Z"/>
          <w:rFonts w:ascii="Courier New" w:eastAsia="Times New Roman" w:hAnsi="Courier New" w:cs="Courier New"/>
          <w:i/>
          <w:sz w:val="20"/>
          <w:szCs w:val="20"/>
        </w:rPr>
      </w:pPr>
    </w:p>
    <w:p w14:paraId="6FA1B27C" w14:textId="77777777" w:rsidR="00BC2C03" w:rsidRPr="004B50C8" w:rsidRDefault="00BC2C03" w:rsidP="00BC2C03">
      <w:pPr>
        <w:jc w:val="both"/>
        <w:rPr>
          <w:ins w:id="471" w:author="José Manuel Aburto" w:date="2018-02-17T14:43:00Z"/>
          <w:i/>
        </w:rPr>
      </w:pPr>
      <w:ins w:id="472" w:author="José Manuel Aburto" w:date="2018-02-17T14:43:00Z">
        <w:r w:rsidRPr="004B50C8">
          <w:rPr>
            <w:rFonts w:eastAsia="Times New Roman" w:cs="Times New Roman"/>
            <w:i/>
            <w:color w:val="000000"/>
            <w:szCs w:val="24"/>
          </w:rPr>
          <w:t>We perform such decomposition by single age, period and cause of death..”</w:t>
        </w:r>
      </w:ins>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ins w:id="473" w:author="José Manuel Aburto" w:date="2018-02-17T14:56:00Z"/>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 xml:space="preserve">not sure that the last period of convergence started in 2000. </w:t>
      </w:r>
      <w:commentRangeStart w:id="474"/>
      <w:r w:rsidRPr="00847CAD">
        <w:rPr>
          <w:b/>
        </w:rPr>
        <w:t>A little bit later?</w:t>
      </w:r>
      <w:commentRangeEnd w:id="474"/>
      <w:r w:rsidR="00955DBF">
        <w:rPr>
          <w:rStyle w:val="CommentReference"/>
        </w:rPr>
        <w:commentReference w:id="474"/>
      </w:r>
    </w:p>
    <w:p w14:paraId="292BCE43" w14:textId="330477CF" w:rsidR="00955DBF" w:rsidRDefault="00955DBF" w:rsidP="0053754D">
      <w:pPr>
        <w:autoSpaceDE w:val="0"/>
        <w:autoSpaceDN w:val="0"/>
        <w:adjustRightInd w:val="0"/>
        <w:jc w:val="both"/>
        <w:rPr>
          <w:ins w:id="475" w:author="José Manuel Aburto" w:date="2018-02-17T14:56:00Z"/>
          <w:b/>
        </w:rPr>
      </w:pPr>
    </w:p>
    <w:p w14:paraId="5137BEA3" w14:textId="77777777" w:rsidR="00955DBF" w:rsidRDefault="00955DBF" w:rsidP="00955DBF">
      <w:pPr>
        <w:jc w:val="both"/>
        <w:rPr>
          <w:ins w:id="476" w:author="José Manuel Aburto" w:date="2018-02-17T14:56:00Z"/>
        </w:rPr>
      </w:pPr>
      <w:ins w:id="477" w:author="José Manuel Aburto" w:date="2018-02-17T14:56:00Z">
        <w:r>
          <w:t>In addition, we described clearly how the periods were determined in the methods sections. We added the next paragraph:</w:t>
        </w:r>
      </w:ins>
    </w:p>
    <w:p w14:paraId="629941BD" w14:textId="77777777" w:rsidR="00955DBF" w:rsidRDefault="00955DBF" w:rsidP="00955DBF">
      <w:pPr>
        <w:jc w:val="both"/>
        <w:rPr>
          <w:ins w:id="478" w:author="José Manuel Aburto" w:date="2018-02-17T14:56:00Z"/>
          <w:i/>
          <w:color w:val="000000"/>
        </w:rPr>
      </w:pPr>
    </w:p>
    <w:p w14:paraId="2C7BD74A" w14:textId="77777777" w:rsidR="00955DBF" w:rsidRPr="00190709" w:rsidRDefault="00955DBF" w:rsidP="00955DBF">
      <w:pPr>
        <w:jc w:val="both"/>
        <w:rPr>
          <w:ins w:id="479" w:author="José Manuel Aburto" w:date="2018-02-17T14:56:00Z"/>
          <w:i/>
        </w:rPr>
      </w:pPr>
      <w:ins w:id="480" w:author="José Manuel Aburto" w:date="2018-02-17T14:56:00Z">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ins>
    </w:p>
    <w:p w14:paraId="4D750B47" w14:textId="77777777" w:rsidR="00955DBF" w:rsidRPr="00847CAD"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ins w:id="481" w:author="José Manuel Aburto" w:date="2018-02-17T14:57:00Z"/>
          <w:b/>
        </w:rPr>
      </w:pPr>
      <w:r w:rsidRPr="00847CAD">
        <w:rPr>
          <w:b/>
        </w:rPr>
        <w:t>Data from HMD for 12 countries and HCoD for 8 countries ar</w:t>
      </w:r>
      <w:r>
        <w:rPr>
          <w:b/>
        </w:rPr>
        <w:t xml:space="preserve">e used. Is it impossible to get the </w:t>
      </w:r>
      <w:r w:rsidRPr="00847CAD">
        <w:rPr>
          <w:b/>
        </w:rPr>
        <w:t>rest cause-specific data from the WHO mortality datab</w:t>
      </w:r>
      <w:r>
        <w:rPr>
          <w:b/>
        </w:rPr>
        <w:t xml:space="preserve">ases? I realize that it is much </w:t>
      </w:r>
      <w:r>
        <w:rPr>
          <w:b/>
        </w:rPr>
        <w:lastRenderedPageBreak/>
        <w:t xml:space="preserve">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4 countries that are not covered in HCoD.</w:t>
      </w:r>
    </w:p>
    <w:p w14:paraId="4350D252" w14:textId="1BFD96AA" w:rsidR="000E5CC6" w:rsidRDefault="000E5CC6" w:rsidP="0053754D">
      <w:pPr>
        <w:autoSpaceDE w:val="0"/>
        <w:autoSpaceDN w:val="0"/>
        <w:adjustRightInd w:val="0"/>
        <w:jc w:val="both"/>
        <w:rPr>
          <w:ins w:id="482" w:author="José Manuel Aburto" w:date="2018-02-17T14:57:00Z"/>
          <w:b/>
        </w:rPr>
      </w:pPr>
    </w:p>
    <w:p w14:paraId="1924708B" w14:textId="77777777" w:rsidR="000E5CC6" w:rsidRDefault="000E5CC6" w:rsidP="000E5CC6">
      <w:pPr>
        <w:autoSpaceDE w:val="0"/>
        <w:autoSpaceDN w:val="0"/>
        <w:adjustRightInd w:val="0"/>
        <w:jc w:val="both"/>
        <w:rPr>
          <w:ins w:id="483" w:author="José Manuel Aburto" w:date="2018-02-17T14:57:00Z"/>
        </w:rPr>
      </w:pPr>
      <w:ins w:id="484" w:author="José Manuel Aburto" w:date="2018-02-17T14:57:00Z">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ins>
    </w:p>
    <w:p w14:paraId="25FE4E87" w14:textId="77777777" w:rsidR="000E5CC6" w:rsidRDefault="000E5CC6" w:rsidP="000E5CC6">
      <w:pPr>
        <w:autoSpaceDE w:val="0"/>
        <w:autoSpaceDN w:val="0"/>
        <w:adjustRightInd w:val="0"/>
        <w:jc w:val="both"/>
        <w:rPr>
          <w:ins w:id="485" w:author="José Manuel Aburto" w:date="2018-02-17T14:57:00Z"/>
        </w:rPr>
      </w:pPr>
    </w:p>
    <w:p w14:paraId="28175634" w14:textId="77777777" w:rsidR="000E5CC6" w:rsidRDefault="000E5CC6" w:rsidP="000E5CC6">
      <w:pPr>
        <w:jc w:val="both"/>
        <w:rPr>
          <w:ins w:id="486" w:author="José Manuel Aburto" w:date="2018-02-17T14:57:00Z"/>
        </w:rPr>
      </w:pPr>
      <w:ins w:id="487" w:author="José Manuel Aburto" w:date="2018-02-17T14:57:00Z">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which includes E860-E866, and 980.0, 980.1 and 790.3 (Excessive blood level of alcohol) do not appear in the list. The bridge codes were taken from the Center for Disease Control and Prevention from USA.</w:t>
        </w:r>
      </w:ins>
    </w:p>
    <w:p w14:paraId="2252D578" w14:textId="77777777" w:rsidR="000E5CC6" w:rsidRDefault="000E5CC6" w:rsidP="000E5CC6">
      <w:pPr>
        <w:jc w:val="both"/>
        <w:rPr>
          <w:ins w:id="488" w:author="José Manuel Aburto" w:date="2018-02-17T14:57:00Z"/>
        </w:rPr>
      </w:pPr>
    </w:p>
    <w:p w14:paraId="5ED4287F" w14:textId="77777777" w:rsidR="000E5CC6" w:rsidRDefault="000E5CC6" w:rsidP="000E5CC6">
      <w:pPr>
        <w:jc w:val="both"/>
        <w:rPr>
          <w:ins w:id="489" w:author="José Manuel Aburto" w:date="2018-02-17T14:57:00Z"/>
        </w:rPr>
      </w:pPr>
      <w:ins w:id="490" w:author="José Manuel Aburto" w:date="2018-02-17T14:57:00Z">
        <w:r>
          <w:t>As noted above the relationship ICD codes when changing revisions is very complex for a large number of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stablish comparable continuous time series on causes of death it is necessary to reconstruct mortality trends, assess the statistical impact of changes of coding practices, and a automatized routine that allows to compare between countries described elsewhere (</w:t>
        </w:r>
        <w:r w:rsidRPr="00F8181A">
          <w:t>Pechholdová</w:t>
        </w:r>
        <w:r>
          <w:t xml:space="preserve"> et al 2017).</w:t>
        </w:r>
      </w:ins>
    </w:p>
    <w:p w14:paraId="0C226A0E" w14:textId="77777777" w:rsidR="000E5CC6" w:rsidRDefault="000E5CC6" w:rsidP="000E5CC6">
      <w:pPr>
        <w:jc w:val="both"/>
        <w:rPr>
          <w:ins w:id="491" w:author="José Manuel Aburto" w:date="2018-02-17T14:57:00Z"/>
        </w:rPr>
      </w:pPr>
    </w:p>
    <w:p w14:paraId="1F4B4D5D" w14:textId="77777777" w:rsidR="000E5CC6" w:rsidRDefault="000E5CC6" w:rsidP="000E5CC6">
      <w:pPr>
        <w:jc w:val="both"/>
        <w:rPr>
          <w:ins w:id="492" w:author="José Manuel Aburto" w:date="2018-02-17T14:57:00Z"/>
        </w:rPr>
      </w:pPr>
      <w:ins w:id="493" w:author="José Manuel Aburto" w:date="2018-02-17T14:57:00Z">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ins>
    </w:p>
    <w:p w14:paraId="26E3BE0E" w14:textId="77777777" w:rsidR="000E5CC6" w:rsidRDefault="000E5CC6" w:rsidP="000E5CC6">
      <w:pPr>
        <w:jc w:val="both"/>
        <w:rPr>
          <w:ins w:id="494" w:author="José Manuel Aburto" w:date="2018-02-17T14:57:00Z"/>
        </w:rPr>
      </w:pPr>
    </w:p>
    <w:p w14:paraId="09FEEDB0" w14:textId="77777777" w:rsidR="000E5CC6" w:rsidRDefault="000E5CC6" w:rsidP="000E5CC6">
      <w:pPr>
        <w:jc w:val="both"/>
        <w:rPr>
          <w:ins w:id="495" w:author="José Manuel Aburto" w:date="2018-02-17T14:57:00Z"/>
        </w:rPr>
      </w:pPr>
      <w:ins w:id="496" w:author="José Manuel Aburto" w:date="2018-02-17T14:57:00Z">
        <w:r>
          <w:t>We mitigate the issue of ICD comparable information using the recently published Human Cause of Death Database (HCoD). This database performed quality checks and reconstructed mortality trends for the countries showed in the manuscript following</w:t>
        </w:r>
        <w:r w:rsidRPr="00B12364">
          <w:t xml:space="preserve"> </w:t>
        </w:r>
        <w:r w:rsidRPr="00F8181A">
          <w:t>Pechholdová</w:t>
        </w:r>
        <w:r>
          <w:t xml:space="preserve"> et al (2017) when needed. Further, to mitigate the completeness limitation, we use the HCoD’s cause of deaths structure and applied it to the mortality rates in the HMD.</w:t>
        </w:r>
      </w:ins>
    </w:p>
    <w:p w14:paraId="13F1412C" w14:textId="77777777" w:rsidR="000E5CC6" w:rsidRDefault="000E5CC6" w:rsidP="000E5CC6">
      <w:pPr>
        <w:jc w:val="both"/>
        <w:rPr>
          <w:ins w:id="497" w:author="José Manuel Aburto" w:date="2018-02-17T14:57:00Z"/>
        </w:rPr>
      </w:pPr>
    </w:p>
    <w:p w14:paraId="295DEC5C" w14:textId="77777777" w:rsidR="000E5CC6" w:rsidRDefault="000E5CC6" w:rsidP="000E5CC6">
      <w:pPr>
        <w:jc w:val="both"/>
        <w:rPr>
          <w:ins w:id="498" w:author="José Manuel Aburto" w:date="2018-02-17T14:57:00Z"/>
        </w:rPr>
      </w:pPr>
      <w:ins w:id="499" w:author="José Manuel Aburto" w:date="2018-02-17T14:57:00Z">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w:t>
        </w:r>
        <w:r>
          <w:lastRenderedPageBreak/>
          <w:t xml:space="preserve">‘Rupture analysis’ at </w:t>
        </w:r>
        <w:r>
          <w:fldChar w:fldCharType="begin"/>
        </w:r>
        <w:r>
          <w:instrText xml:space="preserve"> HYPERLINK "https://demographs.shinyapps.io/CEE_App/" </w:instrText>
        </w:r>
        <w:r>
          <w:fldChar w:fldCharType="separate"/>
        </w:r>
        <w:r w:rsidRPr="005F3CED">
          <w:rPr>
            <w:rStyle w:val="Hyperlink"/>
          </w:rPr>
          <w:t>https://demographs.shinyapps.io/CEE_App/</w:t>
        </w:r>
        <w:r>
          <w:rPr>
            <w:rStyle w:val="Hyperlink"/>
          </w:rPr>
          <w:fldChar w:fldCharType="end"/>
        </w:r>
        <w:r>
          <w:t>. A summary of these analyses is below.</w:t>
        </w:r>
      </w:ins>
    </w:p>
    <w:p w14:paraId="134141D1" w14:textId="77777777" w:rsidR="000E5CC6" w:rsidRDefault="000E5CC6" w:rsidP="000E5CC6">
      <w:pPr>
        <w:jc w:val="both"/>
        <w:rPr>
          <w:ins w:id="500" w:author="José Manuel Aburto" w:date="2018-02-17T14:57:00Z"/>
        </w:rPr>
      </w:pPr>
    </w:p>
    <w:p w14:paraId="4986B1D6" w14:textId="77777777" w:rsidR="000E5CC6" w:rsidRDefault="000E5CC6" w:rsidP="000E5CC6">
      <w:pPr>
        <w:jc w:val="both"/>
        <w:rPr>
          <w:ins w:id="501" w:author="José Manuel Aburto" w:date="2018-02-17T14:57:00Z"/>
        </w:rPr>
      </w:pPr>
      <w:ins w:id="502" w:author="José Manuel Aburto" w:date="2018-02-17T14:57:00Z">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ins>
    </w:p>
    <w:p w14:paraId="4F614073" w14:textId="77777777" w:rsidR="000E5CC6" w:rsidRDefault="000E5CC6" w:rsidP="000E5CC6">
      <w:pPr>
        <w:jc w:val="both"/>
        <w:rPr>
          <w:ins w:id="503" w:author="José Manuel Aburto" w:date="2018-02-17T14:57:00Z"/>
        </w:rPr>
      </w:pPr>
    </w:p>
    <w:p w14:paraId="60F25038" w14:textId="77777777" w:rsidR="000E5CC6" w:rsidRDefault="000E5CC6" w:rsidP="000E5CC6">
      <w:pPr>
        <w:jc w:val="both"/>
        <w:rPr>
          <w:ins w:id="504" w:author="José Manuel Aburto" w:date="2018-02-17T14:57:00Z"/>
        </w:rPr>
      </w:pPr>
      <w:ins w:id="505" w:author="José Manuel Aburto" w:date="2018-02-17T14:57:00Z">
        <w:r>
          <w:t>Hungary: Missing information for most of the years and causes of death. Bad and problematic data overall.</w:t>
        </w:r>
      </w:ins>
    </w:p>
    <w:p w14:paraId="4AFC6962" w14:textId="77777777" w:rsidR="000E5CC6" w:rsidRDefault="000E5CC6" w:rsidP="000E5CC6">
      <w:pPr>
        <w:jc w:val="both"/>
        <w:rPr>
          <w:ins w:id="506" w:author="José Manuel Aburto" w:date="2018-02-17T14:57:00Z"/>
        </w:rPr>
      </w:pPr>
    </w:p>
    <w:p w14:paraId="6A89BB1E" w14:textId="4DA95367" w:rsidR="000E5CC6" w:rsidRDefault="000E5CC6" w:rsidP="000E5CC6">
      <w:pPr>
        <w:autoSpaceDE w:val="0"/>
        <w:autoSpaceDN w:val="0"/>
        <w:adjustRightInd w:val="0"/>
        <w:jc w:val="both"/>
        <w:rPr>
          <w:ins w:id="507" w:author="José Manuel Aburto" w:date="2018-02-17T14:58:00Z"/>
        </w:rPr>
      </w:pPr>
      <w:ins w:id="508" w:author="José Manuel Aburto" w:date="2018-02-17T14:57:00Z">
        <w:r>
          <w:t>Slovakia: It uses ICD10 throughout the entire period. There is a strange trend in Infectious and respiratory diseases in the late 1990s. In the rest in recent years, and it seems that Stroke and Other circulatory complement each other.</w:t>
        </w:r>
      </w:ins>
    </w:p>
    <w:p w14:paraId="73F17892" w14:textId="6594FE44" w:rsidR="000E5CC6" w:rsidRDefault="000E5CC6" w:rsidP="000E5CC6">
      <w:pPr>
        <w:autoSpaceDE w:val="0"/>
        <w:autoSpaceDN w:val="0"/>
        <w:adjustRightInd w:val="0"/>
        <w:jc w:val="both"/>
        <w:rPr>
          <w:ins w:id="509" w:author="José Manuel Aburto" w:date="2018-02-17T14:58:00Z"/>
        </w:rPr>
      </w:pPr>
    </w:p>
    <w:p w14:paraId="1FEB5198" w14:textId="067AC550" w:rsidR="000E5CC6" w:rsidRDefault="000E5CC6" w:rsidP="000E5CC6">
      <w:pPr>
        <w:autoSpaceDE w:val="0"/>
        <w:autoSpaceDN w:val="0"/>
        <w:adjustRightInd w:val="0"/>
        <w:jc w:val="both"/>
        <w:rPr>
          <w:ins w:id="510" w:author="José Manuel Aburto" w:date="2018-02-17T14:59:00Z"/>
        </w:rPr>
      </w:pPr>
      <w:ins w:id="511" w:author="José Manuel Aburto" w:date="2018-02-17T14:58:00Z">
        <w:r>
          <w:t xml:space="preserve">In light of the above, we decided not to include </w:t>
        </w:r>
      </w:ins>
      <w:ins w:id="512" w:author="José Manuel Aburto" w:date="2018-02-17T14:59:00Z">
        <w:r>
          <w:t>WHO data in our study.</w:t>
        </w:r>
      </w:ins>
    </w:p>
    <w:p w14:paraId="2EF04A62" w14:textId="75FD4B38" w:rsidR="00E11594" w:rsidRDefault="00E11594" w:rsidP="000E5CC6">
      <w:pPr>
        <w:autoSpaceDE w:val="0"/>
        <w:autoSpaceDN w:val="0"/>
        <w:adjustRightInd w:val="0"/>
        <w:jc w:val="both"/>
        <w:rPr>
          <w:ins w:id="513" w:author="José Manuel Aburto" w:date="2018-02-17T14:59:00Z"/>
        </w:rPr>
      </w:pPr>
    </w:p>
    <w:p w14:paraId="709A6CE8" w14:textId="77777777" w:rsidR="00E11594" w:rsidRPr="005F3EAA" w:rsidRDefault="00E11594" w:rsidP="00E11594">
      <w:pPr>
        <w:autoSpaceDE w:val="0"/>
        <w:autoSpaceDN w:val="0"/>
        <w:adjustRightInd w:val="0"/>
        <w:jc w:val="both"/>
        <w:rPr>
          <w:ins w:id="514" w:author="José Manuel Aburto" w:date="2018-02-17T14:59:00Z"/>
        </w:rPr>
      </w:pPr>
    </w:p>
    <w:p w14:paraId="6F50F9F6" w14:textId="77777777" w:rsidR="00E11594" w:rsidRDefault="00E11594" w:rsidP="00E11594">
      <w:pPr>
        <w:autoSpaceDE w:val="0"/>
        <w:autoSpaceDN w:val="0"/>
        <w:adjustRightInd w:val="0"/>
        <w:jc w:val="both"/>
        <w:rPr>
          <w:ins w:id="515" w:author="José Manuel Aburto" w:date="2018-02-17T14:59:00Z"/>
        </w:rPr>
      </w:pPr>
      <w:ins w:id="516" w:author="José Manuel Aburto" w:date="2018-02-17T14:59:00Z">
        <w:r w:rsidRPr="007D0D9F">
          <w:t>References:</w:t>
        </w:r>
      </w:ins>
    </w:p>
    <w:p w14:paraId="109251F9" w14:textId="77777777" w:rsidR="00E11594" w:rsidRDefault="00E11594" w:rsidP="00E11594">
      <w:pPr>
        <w:autoSpaceDE w:val="0"/>
        <w:autoSpaceDN w:val="0"/>
        <w:adjustRightInd w:val="0"/>
        <w:jc w:val="both"/>
        <w:rPr>
          <w:ins w:id="517" w:author="José Manuel Aburto" w:date="2018-02-17T14:59:00Z"/>
        </w:rPr>
      </w:pPr>
    </w:p>
    <w:p w14:paraId="585F7DD2" w14:textId="77777777" w:rsidR="00E11594" w:rsidRPr="0028541E" w:rsidRDefault="00E11594" w:rsidP="00E11594">
      <w:pPr>
        <w:autoSpaceDE w:val="0"/>
        <w:autoSpaceDN w:val="0"/>
        <w:adjustRightInd w:val="0"/>
        <w:jc w:val="both"/>
        <w:rPr>
          <w:ins w:id="518" w:author="José Manuel Aburto" w:date="2018-02-17T14:59:00Z"/>
          <w:lang w:val="es-MX"/>
        </w:rPr>
      </w:pPr>
      <w:ins w:id="519" w:author="José Manuel Aburto" w:date="2018-02-17T14:59:00Z">
        <w:r>
          <w:t xml:space="preserve">Center for Disease Control and Prevention. Alcohols and Public Health: Alcohol-related disease impact (ARDI). Visited on 08/02/2018. </w:t>
        </w:r>
        <w:r>
          <w:fldChar w:fldCharType="begin"/>
        </w:r>
        <w:r>
          <w:instrText xml:space="preserve"> HYPERLINK "https://nccd.cdc.gov/dph_ardi/Info/ICDCodes.aspx" </w:instrText>
        </w:r>
        <w:r>
          <w:fldChar w:fldCharType="separate"/>
        </w:r>
        <w:r w:rsidRPr="0028541E">
          <w:rPr>
            <w:rStyle w:val="Hyperlink"/>
            <w:lang w:val="es-MX"/>
          </w:rPr>
          <w:t>https://nccd.cdc.gov/dph_ardi/Info/ICDCodes.aspx</w:t>
        </w:r>
        <w:r>
          <w:rPr>
            <w:rStyle w:val="Hyperlink"/>
            <w:lang w:val="es-MX"/>
          </w:rPr>
          <w:fldChar w:fldCharType="end"/>
        </w:r>
      </w:ins>
    </w:p>
    <w:p w14:paraId="626ABC40" w14:textId="77777777" w:rsidR="00E11594" w:rsidRDefault="00E11594" w:rsidP="00E11594">
      <w:pPr>
        <w:autoSpaceDE w:val="0"/>
        <w:autoSpaceDN w:val="0"/>
        <w:adjustRightInd w:val="0"/>
        <w:jc w:val="both"/>
        <w:rPr>
          <w:ins w:id="520" w:author="José Manuel Aburto" w:date="2018-02-17T14:59:00Z"/>
          <w:lang w:val="es-MX"/>
        </w:rPr>
      </w:pPr>
    </w:p>
    <w:p w14:paraId="33C4D0B9" w14:textId="77777777" w:rsidR="00E11594" w:rsidRDefault="00E11594" w:rsidP="00E11594">
      <w:pPr>
        <w:autoSpaceDE w:val="0"/>
        <w:autoSpaceDN w:val="0"/>
        <w:adjustRightInd w:val="0"/>
        <w:jc w:val="both"/>
        <w:rPr>
          <w:ins w:id="521" w:author="José Manuel Aburto" w:date="2018-02-17T14:59:00Z"/>
        </w:rPr>
      </w:pPr>
      <w:ins w:id="522" w:author="José Manuel Aburto" w:date="2018-02-17T14:59:00Z">
        <w:r w:rsidRPr="0028541E">
          <w:rPr>
            <w:lang w:val="es-MX"/>
          </w:rPr>
          <w:t xml:space="preserve">Pechholdová, M., Camarda, C. G., Meslé, F., &amp; Vallin, J. (2017). </w:t>
        </w:r>
        <w:r w:rsidRPr="0028541E">
          <w:t>Reconstructing Long-Term Coherent Cause-of-Death Series, a Necessary Step for Analyzing Trends. European Journal of Population, 1-22.</w:t>
        </w:r>
      </w:ins>
    </w:p>
    <w:p w14:paraId="20880B25" w14:textId="77777777" w:rsidR="00E11594" w:rsidRDefault="00E11594" w:rsidP="00E11594">
      <w:pPr>
        <w:autoSpaceDE w:val="0"/>
        <w:autoSpaceDN w:val="0"/>
        <w:adjustRightInd w:val="0"/>
        <w:jc w:val="both"/>
        <w:rPr>
          <w:ins w:id="523" w:author="José Manuel Aburto" w:date="2018-02-17T14:59:00Z"/>
        </w:rPr>
      </w:pPr>
    </w:p>
    <w:p w14:paraId="1E205E4A" w14:textId="77777777" w:rsidR="00E11594" w:rsidRDefault="00E11594" w:rsidP="00E11594">
      <w:pPr>
        <w:autoSpaceDE w:val="0"/>
        <w:autoSpaceDN w:val="0"/>
        <w:adjustRightInd w:val="0"/>
        <w:jc w:val="both"/>
        <w:rPr>
          <w:ins w:id="524" w:author="José Manuel Aburto" w:date="2018-02-17T14:59:00Z"/>
        </w:rPr>
      </w:pPr>
      <w:ins w:id="525" w:author="José Manuel Aburto" w:date="2018-02-17T14:59:00Z">
        <w:r w:rsidRPr="00F8181A">
          <w:t>Vallin, J., Meslé, F., Caselli, G., &amp; Egidi, V. (1988). Les causes de décès en France de 1925 à 1978 (Vol. 1). Ined.</w:t>
        </w:r>
      </w:ins>
    </w:p>
    <w:p w14:paraId="5ACDFA2C" w14:textId="77777777" w:rsidR="00E11594" w:rsidRDefault="00E11594" w:rsidP="00E11594">
      <w:pPr>
        <w:autoSpaceDE w:val="0"/>
        <w:autoSpaceDN w:val="0"/>
        <w:adjustRightInd w:val="0"/>
        <w:jc w:val="both"/>
        <w:rPr>
          <w:ins w:id="526" w:author="José Manuel Aburto" w:date="2018-02-17T14:59:00Z"/>
        </w:rPr>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Rehm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Zaridze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FE5E669" w14:textId="77777777" w:rsidR="00847CAD" w:rsidRPr="00847CAD" w:rsidRDefault="00847CA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ins w:id="527" w:author="José Manuel Aburto" w:date="2018-02-17T15:00:00Z"/>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428EC02D" w14:textId="4EDE3EAA" w:rsidR="00E11594" w:rsidRDefault="00E11594" w:rsidP="0053754D">
      <w:pPr>
        <w:autoSpaceDE w:val="0"/>
        <w:autoSpaceDN w:val="0"/>
        <w:adjustRightInd w:val="0"/>
        <w:jc w:val="both"/>
        <w:rPr>
          <w:ins w:id="528" w:author="José Manuel Aburto" w:date="2018-02-17T15:00:00Z"/>
          <w:b/>
        </w:rPr>
      </w:pPr>
    </w:p>
    <w:p w14:paraId="44AD6784" w14:textId="77777777" w:rsidR="00E11594" w:rsidRPr="00A346E4" w:rsidRDefault="00E11594" w:rsidP="00E11594">
      <w:pPr>
        <w:autoSpaceDE w:val="0"/>
        <w:autoSpaceDN w:val="0"/>
        <w:adjustRightInd w:val="0"/>
        <w:jc w:val="both"/>
        <w:rPr>
          <w:ins w:id="529" w:author="José Manuel Aburto" w:date="2018-02-17T15:00:00Z"/>
        </w:rPr>
      </w:pPr>
      <w:ins w:id="530" w:author="José Manuel Aburto" w:date="2018-02-17T15:00:00Z">
        <w:r w:rsidRPr="00A346E4">
          <w:t xml:space="preserve">Two reasons: data availability and trends before 1994 have been studied </w:t>
        </w:r>
      </w:ins>
    </w:p>
    <w:p w14:paraId="3F16DAB9" w14:textId="77777777" w:rsidR="00E11594" w:rsidRPr="00847CAD" w:rsidRDefault="00E11594" w:rsidP="0053754D">
      <w:pPr>
        <w:autoSpaceDE w:val="0"/>
        <w:autoSpaceDN w:val="0"/>
        <w:adjustRightInd w:val="0"/>
        <w:jc w:val="both"/>
        <w:rPr>
          <w:b/>
        </w:rPr>
      </w:pP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77777777"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commentRangeStart w:id="531"/>
      <w:r w:rsidRPr="00847CAD">
        <w:rPr>
          <w:rFonts w:ascii="Times New Roman" w:hAnsi="Times New Roman"/>
          <w:b/>
          <w:sz w:val="24"/>
          <w:lang w:val="en-US"/>
        </w:rPr>
        <w:t xml:space="preserve">Mortality increase in CEE countries started not in 1960 but since the mid-1960s </w:t>
      </w:r>
    </w:p>
    <w:p w14:paraId="6722C14F" w14:textId="77777777"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157319C4" w14:textId="10ADFD22" w:rsidR="00847CAD" w:rsidRP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 I have not really understood why such cause of death as “birth conditions” is used in the figure 5.</w:t>
      </w:r>
      <w:ins w:id="532" w:author="José Manuel Aburto" w:date="2018-02-17T15:00:00Z">
        <w:r w:rsidR="00E11594">
          <w:rPr>
            <w:rFonts w:ascii="Times New Roman" w:hAnsi="Times New Roman"/>
            <w:b/>
            <w:sz w:val="24"/>
            <w:lang w:val="en-US"/>
          </w:rPr>
          <w:t xml:space="preserve"> </w:t>
        </w:r>
      </w:ins>
    </w:p>
    <w:p w14:paraId="0D750486" w14:textId="2530023A" w:rsidR="00E5567B" w:rsidRP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commentRangeEnd w:id="531"/>
      <w:r w:rsidR="00E11594">
        <w:rPr>
          <w:rStyle w:val="CommentReference"/>
        </w:rPr>
        <w:commentReference w:id="531"/>
      </w:r>
    </w:p>
    <w:p w14:paraId="34927626" w14:textId="518E8133" w:rsidR="002010C1" w:rsidRPr="002010C1" w:rsidRDefault="00E5567B" w:rsidP="0053754D">
      <w:pPr>
        <w:jc w:val="both"/>
        <w:rPr>
          <w:b/>
        </w:rPr>
      </w:pPr>
      <w:r w:rsidRPr="00E5567B">
        <w:rPr>
          <w:b/>
        </w:rPr>
        <w:cr/>
      </w:r>
    </w:p>
    <w:p w14:paraId="7327546E" w14:textId="7A737277" w:rsidR="002010C1" w:rsidRDefault="002010C1" w:rsidP="0053754D">
      <w:pPr>
        <w:jc w:val="both"/>
        <w:rPr>
          <w:b/>
        </w:rPr>
      </w:pPr>
      <w:r w:rsidRPr="002010C1">
        <w:rPr>
          <w:b/>
        </w:rPr>
        <w:cr/>
      </w:r>
    </w:p>
    <w:p w14:paraId="6B7FAA39" w14:textId="77777777" w:rsidR="002010C1" w:rsidRDefault="002010C1" w:rsidP="0053754D">
      <w:pPr>
        <w:jc w:val="both"/>
      </w:pPr>
    </w:p>
    <w:sectPr w:rsidR="002010C1" w:rsidSect="00BD3FF6">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PIDR_D\vanraalte" w:date="2018-02-09T17:07:00Z" w:initials="AvR">
    <w:p w14:paraId="16670AE9" w14:textId="06710437" w:rsidR="00BC2C03" w:rsidRDefault="00BC2C03">
      <w:pPr>
        <w:pStyle w:val="CommentText"/>
      </w:pPr>
      <w:r>
        <w:rPr>
          <w:rStyle w:val="CommentReference"/>
        </w:rPr>
        <w:annotationRef/>
      </w:r>
      <w:r>
        <w:t xml:space="preserve">e-dagger? </w:t>
      </w:r>
    </w:p>
  </w:comment>
  <w:comment w:id="1" w:author="José Manuel Aburto" w:date="2018-02-12T14:26:00Z" w:initials="JMA">
    <w:p w14:paraId="620D4074" w14:textId="3B98550F" w:rsidR="00BC2C03" w:rsidRDefault="00BC2C03">
      <w:pPr>
        <w:pStyle w:val="CommentText"/>
      </w:pPr>
      <w:r>
        <w:rPr>
          <w:rStyle w:val="CommentReference"/>
        </w:rPr>
        <w:annotationRef/>
      </w:r>
      <w:r>
        <w:t>What I did was to get the coefficient of variation of male life expectancies at birth between all countries each year. This way I get a summary measure of variation between countries and only one time series. The break points refer to this series.</w:t>
      </w:r>
    </w:p>
  </w:comment>
  <w:comment w:id="2" w:author="MPIDR_D\vanraalte" w:date="2018-02-09T17:07:00Z" w:initials="AvR">
    <w:p w14:paraId="27DFB065" w14:textId="23CD1AFD" w:rsidR="00BC2C03" w:rsidRDefault="00BC2C03">
      <w:pPr>
        <w:pStyle w:val="CommentText"/>
      </w:pPr>
      <w:r>
        <w:rPr>
          <w:rStyle w:val="CommentReference"/>
        </w:rPr>
        <w:annotationRef/>
      </w:r>
      <w:r>
        <w:t xml:space="preserve">Would it make sense to move a bit of this material into the footnote? </w:t>
      </w:r>
    </w:p>
  </w:comment>
  <w:comment w:id="3" w:author="José Manuel Aburto" w:date="2018-02-12T14:29:00Z" w:initials="JMA">
    <w:p w14:paraId="0CAF98A8" w14:textId="7228BF8C" w:rsidR="00BC2C03" w:rsidRDefault="00BC2C03">
      <w:pPr>
        <w:pStyle w:val="CommentText"/>
      </w:pPr>
      <w:r>
        <w:rPr>
          <w:rStyle w:val="CommentReference"/>
        </w:rPr>
        <w:annotationRef/>
      </w:r>
      <w:r>
        <w:t>I move part of this to the methods section. It was suggested by R3.</w:t>
      </w:r>
    </w:p>
  </w:comment>
  <w:comment w:id="4" w:author="MPIDR_D\vanraalte" w:date="2018-02-09T17:07:00Z" w:initials="AvR">
    <w:p w14:paraId="5845203D" w14:textId="01ACC164" w:rsidR="00BC2C03" w:rsidRDefault="00BC2C03" w:rsidP="00F55F4F">
      <w:pPr>
        <w:pStyle w:val="CommentText"/>
      </w:pPr>
      <w:r>
        <w:rPr>
          <w:rStyle w:val="CommentReference"/>
        </w:rPr>
        <w:annotationRef/>
      </w:r>
      <w:r>
        <w:t xml:space="preserve">I think the Shiny app is a fantastic idea. Can you also include the association figure? I would also copy the association figure directly in this reply, </w:t>
      </w:r>
    </w:p>
    <w:p w14:paraId="6EF29980" w14:textId="02CB4599" w:rsidR="00BC2C03" w:rsidRPr="003D141E" w:rsidRDefault="00BC2C03" w:rsidP="00497205">
      <w:pPr>
        <w:pStyle w:val="CommentText"/>
      </w:pPr>
      <w:r>
        <w:t xml:space="preserve">so that the busy reviewer doesn’t have to play around with the app him/herself. </w:t>
      </w:r>
    </w:p>
    <w:p w14:paraId="6BF7BF6E" w14:textId="77777777" w:rsidR="00BC2C03" w:rsidRDefault="00BC2C03" w:rsidP="00497205">
      <w:pPr>
        <w:pStyle w:val="CommentText"/>
      </w:pPr>
    </w:p>
  </w:comment>
  <w:comment w:id="5" w:author="José Manuel Aburto" w:date="2018-02-12T17:32:00Z" w:initials="JMA">
    <w:p w14:paraId="37D29ECF" w14:textId="1FA2195E" w:rsidR="00BC2C03" w:rsidRDefault="00BC2C03">
      <w:pPr>
        <w:pStyle w:val="CommentText"/>
      </w:pPr>
      <w:r>
        <w:rPr>
          <w:rStyle w:val="CommentReference"/>
        </w:rPr>
        <w:annotationRef/>
      </w:r>
      <w:r>
        <w:t>Done</w:t>
      </w:r>
    </w:p>
  </w:comment>
  <w:comment w:id="6" w:author="MPIDR_D\vanraalte" w:date="2018-02-09T17:07:00Z" w:initials="AvR">
    <w:p w14:paraId="007D4541" w14:textId="58B317ED" w:rsidR="00BC2C03" w:rsidRDefault="00BC2C03">
      <w:pPr>
        <w:pStyle w:val="CommentText"/>
      </w:pPr>
      <w:r>
        <w:rPr>
          <w:rStyle w:val="CommentReference"/>
        </w:rPr>
        <w:annotationRef/>
      </w:r>
      <w:r>
        <w:t>Why only for the reviewers? Can we not include it in an online appendix? Some reviewers might have similar concerns.</w:t>
      </w:r>
    </w:p>
  </w:comment>
  <w:comment w:id="7" w:author="José Manuel Aburto" w:date="2018-02-12T15:58:00Z" w:initials="JMA">
    <w:p w14:paraId="006C4FAF" w14:textId="3BFECFBE" w:rsidR="00BC2C03" w:rsidRDefault="00BC2C03">
      <w:pPr>
        <w:pStyle w:val="CommentText"/>
      </w:pPr>
      <w:r>
        <w:rPr>
          <w:rStyle w:val="CommentReference"/>
        </w:rPr>
        <w:annotationRef/>
      </w:r>
      <w:r>
        <w:t>I agree. The issue is that I can only have 5 apps running for free. And I often use them to do this kind of sensitivity analysis. That is why my idea was for it to be temporary. Maybe the IT guys in  MPIDR could have a website for this?</w:t>
      </w:r>
    </w:p>
  </w:comment>
  <w:comment w:id="13" w:author="MPIDR_D\vanraalte" w:date="2018-02-09T17:07:00Z" w:initials="AvR">
    <w:p w14:paraId="1053300D" w14:textId="7207B525" w:rsidR="00BC2C03" w:rsidRDefault="00BC2C03">
      <w:pPr>
        <w:pStyle w:val="CommentText"/>
      </w:pPr>
      <w:r>
        <w:rPr>
          <w:rStyle w:val="CommentReference"/>
        </w:rPr>
        <w:annotationRef/>
      </w:r>
      <w:r>
        <w:t>I think you’ve answered this well, but in the MS you only make reference to Poland and GDR, though the different definitions would have applied to probably all populations and should be made clear. In the MS, we should also discuss more thoroughly how this biases our results. In my view, it would bias our results to the extent that lifespan variation would have been larger pre-1989, and declines in lifespan variation would have been more dramatic than observed.  More subtly, while the levels would have differed, the trends pre-1990 would have been the same, so our conclusion that during the period of stagnation, LE and LD moved independently would probably still hold, depending on how much IM is off. Post-1990 there were also differences in the speed of adoption of the WHO rules which could also have led to some biases. We should investigate this a bit too.</w:t>
      </w:r>
    </w:p>
    <w:p w14:paraId="7BD1B799" w14:textId="77777777" w:rsidR="00BC2C03" w:rsidRDefault="00BC2C03">
      <w:pPr>
        <w:pStyle w:val="CommentText"/>
      </w:pPr>
    </w:p>
    <w:p w14:paraId="124159AE" w14:textId="2CBD533D" w:rsidR="00BC2C03" w:rsidRDefault="00BC2C03">
      <w:pPr>
        <w:pStyle w:val="CommentText"/>
      </w:pPr>
      <w:r>
        <w:t xml:space="preserve">A second idea could be to run a robustness check by doubling the IMRs, which would be a very conservative assumption according to Kingkade and Sawyer, </w:t>
      </w:r>
    </w:p>
    <w:p w14:paraId="762F1C4E" w14:textId="0856FAC0" w:rsidR="00BC2C03" w:rsidRDefault="00BC2C03">
      <w:pPr>
        <w:pStyle w:val="CommentText"/>
      </w:pPr>
      <w:hyperlink r:id="rId1" w:history="1">
        <w:r w:rsidRPr="00793570">
          <w:rPr>
            <w:rStyle w:val="Hyperlink"/>
          </w:rPr>
          <w:t>http://archive.iussp.org/Brazil2001/s40/S44_02_kingkade.pdf</w:t>
        </w:r>
      </w:hyperlink>
    </w:p>
    <w:p w14:paraId="085DD1AD" w14:textId="77777777" w:rsidR="00BC2C03" w:rsidRDefault="00BC2C03">
      <w:pPr>
        <w:pStyle w:val="CommentText"/>
      </w:pPr>
    </w:p>
    <w:p w14:paraId="1AF87302" w14:textId="4B7860EA" w:rsidR="00BC2C03" w:rsidRDefault="00BC2C03">
      <w:pPr>
        <w:pStyle w:val="CommentText"/>
      </w:pPr>
      <w:r>
        <w:t>We could refer to this robustness check in the MS, and put the result in an online appendix in addition to the sensitivity analysis you performed at ages 5 and above. Because lifespan variation is so sensitive to IM, this might impact some of our figures, especially the e0/edag figure. But it would be interesting to see how much, or by how much IM would have to be off for our main results to hold.</w:t>
      </w:r>
    </w:p>
    <w:p w14:paraId="642ABE08" w14:textId="77777777" w:rsidR="00BC2C03" w:rsidRDefault="00BC2C03">
      <w:pPr>
        <w:pStyle w:val="CommentText"/>
      </w:pPr>
    </w:p>
    <w:p w14:paraId="56C92E9E" w14:textId="51AD8970" w:rsidR="00BC2C03" w:rsidRDefault="00BC2C03">
      <w:pPr>
        <w:pStyle w:val="CommentText"/>
      </w:pPr>
      <w:r>
        <w:t>Given that reviewer 1 gave us the most negative review, I always veer on the side of overwhelming the reviewers with robustness checks and MS changes to show that we took their comments very, very seriously. But let me know if you think it is too much.</w:t>
      </w:r>
    </w:p>
    <w:p w14:paraId="5F71ECA0" w14:textId="77777777" w:rsidR="00BC2C03" w:rsidRDefault="00BC2C03">
      <w:pPr>
        <w:pStyle w:val="CommentText"/>
      </w:pPr>
    </w:p>
  </w:comment>
  <w:comment w:id="14" w:author="José Manuel Aburto" w:date="2018-02-14T16:17:00Z" w:initials="JMA">
    <w:p w14:paraId="6CCDFD98" w14:textId="5643D1B6" w:rsidR="00BC2C03" w:rsidRDefault="00BC2C03">
      <w:pPr>
        <w:pStyle w:val="CommentText"/>
      </w:pPr>
      <w:r>
        <w:rPr>
          <w:rStyle w:val="CommentReference"/>
        </w:rPr>
        <w:annotationRef/>
      </w:r>
      <w:r>
        <w:t>I did the robustness check of doubling IMR and the converged to a 10% higher IMR from 2000. Our conclusion of independent moving stop holding after we multiply by 5ish.</w:t>
      </w:r>
    </w:p>
    <w:p w14:paraId="02D11A4C" w14:textId="6468BFCE" w:rsidR="00BC2C03" w:rsidRDefault="00BC2C03">
      <w:pPr>
        <w:pStyle w:val="CommentText"/>
      </w:pPr>
    </w:p>
    <w:p w14:paraId="2193317B" w14:textId="53C9D5DF" w:rsidR="00BC2C03" w:rsidRDefault="00BC2C03">
      <w:pPr>
        <w:pStyle w:val="CommentText"/>
      </w:pPr>
    </w:p>
  </w:comment>
  <w:comment w:id="15" w:author="José Manuel Aburto" w:date="2018-02-16T11:15:00Z" w:initials="JMA">
    <w:p w14:paraId="0E35315F" w14:textId="460D6725" w:rsidR="00BC2C03" w:rsidRDefault="00BC2C03">
      <w:pPr>
        <w:pStyle w:val="CommentText"/>
      </w:pPr>
      <w:r>
        <w:rPr>
          <w:rStyle w:val="CommentReference"/>
        </w:rPr>
        <w:annotationRef/>
      </w:r>
      <w:r>
        <w:t>Also, our robustness check makes sense:</w:t>
      </w:r>
    </w:p>
    <w:p w14:paraId="278E7D4F" w14:textId="277402E9" w:rsidR="00BC2C03" w:rsidRDefault="00BC2C03" w:rsidP="00326457">
      <w:pPr>
        <w:autoSpaceDE w:val="0"/>
        <w:autoSpaceDN w:val="0"/>
        <w:adjustRightInd w:val="0"/>
        <w:rPr>
          <w:rFonts w:cs="Times New Roman"/>
          <w:sz w:val="26"/>
          <w:szCs w:val="26"/>
        </w:rPr>
      </w:pPr>
      <w:r>
        <w:rPr>
          <w:rFonts w:cs="Times New Roman"/>
          <w:sz w:val="26"/>
          <w:szCs w:val="26"/>
        </w:rPr>
        <w:t>“In some Central and East European countries, the WHO definition was</w:t>
      </w:r>
    </w:p>
    <w:p w14:paraId="206A1A11" w14:textId="77777777" w:rsidR="00BC2C03" w:rsidRDefault="00BC2C03" w:rsidP="00326457">
      <w:pPr>
        <w:autoSpaceDE w:val="0"/>
        <w:autoSpaceDN w:val="0"/>
        <w:adjustRightInd w:val="0"/>
        <w:rPr>
          <w:rFonts w:cs="Times New Roman"/>
          <w:sz w:val="26"/>
          <w:szCs w:val="26"/>
        </w:rPr>
      </w:pPr>
      <w:r>
        <w:rPr>
          <w:rFonts w:cs="Times New Roman"/>
          <w:sz w:val="26"/>
          <w:szCs w:val="26"/>
        </w:rPr>
        <w:t>introduced long before the lifting of the ‘Iron Curtain’, and after 1994, when</w:t>
      </w:r>
    </w:p>
    <w:p w14:paraId="2176B3E7" w14:textId="77777777" w:rsidR="00BC2C03" w:rsidRDefault="00BC2C03" w:rsidP="00326457">
      <w:pPr>
        <w:autoSpaceDE w:val="0"/>
        <w:autoSpaceDN w:val="0"/>
        <w:adjustRightInd w:val="0"/>
        <w:rPr>
          <w:rFonts w:cs="Times New Roman"/>
          <w:sz w:val="26"/>
          <w:szCs w:val="26"/>
        </w:rPr>
      </w:pPr>
      <w:r>
        <w:rPr>
          <w:rFonts w:cs="Times New Roman"/>
          <w:sz w:val="26"/>
          <w:szCs w:val="26"/>
        </w:rPr>
        <w:t>Poland adopted the WHO definition, Bulgaria was the only European country</w:t>
      </w:r>
    </w:p>
    <w:p w14:paraId="61E06175" w14:textId="77777777" w:rsidR="00BC2C03" w:rsidRDefault="00BC2C03" w:rsidP="00326457">
      <w:pPr>
        <w:autoSpaceDE w:val="0"/>
        <w:autoSpaceDN w:val="0"/>
        <w:adjustRightInd w:val="0"/>
        <w:rPr>
          <w:rFonts w:cs="Times New Roman"/>
          <w:sz w:val="26"/>
          <w:szCs w:val="26"/>
        </w:rPr>
      </w:pPr>
      <w:r>
        <w:rPr>
          <w:rFonts w:cs="Times New Roman"/>
          <w:sz w:val="26"/>
          <w:szCs w:val="26"/>
        </w:rPr>
        <w:t>outside of the CIS where the Soviet definition persisted.</w:t>
      </w:r>
      <w:r>
        <w:rPr>
          <w:rFonts w:cs="Times New Roman"/>
          <w:sz w:val="17"/>
          <w:szCs w:val="17"/>
        </w:rPr>
        <w:t xml:space="preserve">4 </w:t>
      </w:r>
      <w:r>
        <w:rPr>
          <w:rFonts w:cs="Times New Roman"/>
          <w:sz w:val="26"/>
          <w:szCs w:val="26"/>
        </w:rPr>
        <w:t>Table 3 shows,</w:t>
      </w:r>
    </w:p>
    <w:p w14:paraId="7807BCB6" w14:textId="77777777" w:rsidR="00BC2C03" w:rsidRDefault="00BC2C03" w:rsidP="00326457">
      <w:pPr>
        <w:autoSpaceDE w:val="0"/>
        <w:autoSpaceDN w:val="0"/>
        <w:adjustRightInd w:val="0"/>
        <w:rPr>
          <w:rFonts w:cs="Times New Roman"/>
          <w:sz w:val="26"/>
          <w:szCs w:val="26"/>
        </w:rPr>
      </w:pPr>
      <w:r>
        <w:rPr>
          <w:rFonts w:cs="Times New Roman"/>
          <w:sz w:val="26"/>
          <w:szCs w:val="26"/>
        </w:rPr>
        <w:t>however, that in several CIS countries, the Soviet definition was still recently</w:t>
      </w:r>
    </w:p>
    <w:p w14:paraId="5BDF91F2" w14:textId="77777777" w:rsidR="00BC2C03" w:rsidRDefault="00BC2C03" w:rsidP="00326457">
      <w:pPr>
        <w:autoSpaceDE w:val="0"/>
        <w:autoSpaceDN w:val="0"/>
        <w:adjustRightInd w:val="0"/>
        <w:rPr>
          <w:rFonts w:cs="Times New Roman"/>
          <w:sz w:val="26"/>
          <w:szCs w:val="26"/>
        </w:rPr>
      </w:pPr>
      <w:r>
        <w:rPr>
          <w:rFonts w:cs="Times New Roman"/>
          <w:sz w:val="26"/>
          <w:szCs w:val="26"/>
        </w:rPr>
        <w:t>in use. Indeed, in those CIS countries where the definition of live birth was</w:t>
      </w:r>
    </w:p>
    <w:p w14:paraId="2AEEC642" w14:textId="77777777" w:rsidR="00BC2C03" w:rsidRDefault="00BC2C03" w:rsidP="00326457">
      <w:pPr>
        <w:autoSpaceDE w:val="0"/>
        <w:autoSpaceDN w:val="0"/>
        <w:adjustRightInd w:val="0"/>
        <w:rPr>
          <w:rFonts w:cs="Times New Roman"/>
          <w:sz w:val="26"/>
          <w:szCs w:val="26"/>
        </w:rPr>
      </w:pPr>
      <w:r>
        <w:rPr>
          <w:rFonts w:cs="Times New Roman"/>
          <w:sz w:val="26"/>
          <w:szCs w:val="26"/>
        </w:rPr>
        <w:t>changed during the 1990s to move towards the WHO definition, it was done</w:t>
      </w:r>
    </w:p>
    <w:p w14:paraId="2538A78C" w14:textId="77777777" w:rsidR="00BC2C03" w:rsidRDefault="00BC2C03" w:rsidP="00326457">
      <w:pPr>
        <w:autoSpaceDE w:val="0"/>
        <w:autoSpaceDN w:val="0"/>
        <w:adjustRightInd w:val="0"/>
        <w:rPr>
          <w:rFonts w:cs="Times New Roman"/>
          <w:sz w:val="26"/>
          <w:szCs w:val="26"/>
        </w:rPr>
      </w:pPr>
      <w:r>
        <w:rPr>
          <w:rFonts w:cs="Times New Roman"/>
          <w:sz w:val="26"/>
          <w:szCs w:val="26"/>
        </w:rPr>
        <w:t>in a rather limited way. In Russia for example, a decree titled “On shifting to</w:t>
      </w:r>
    </w:p>
    <w:p w14:paraId="098069F9" w14:textId="77777777" w:rsidR="00BC2C03" w:rsidRDefault="00BC2C03" w:rsidP="00326457">
      <w:pPr>
        <w:autoSpaceDE w:val="0"/>
        <w:autoSpaceDN w:val="0"/>
        <w:adjustRightInd w:val="0"/>
        <w:rPr>
          <w:rFonts w:cs="Times New Roman"/>
          <w:sz w:val="26"/>
          <w:szCs w:val="26"/>
        </w:rPr>
      </w:pPr>
      <w:r>
        <w:rPr>
          <w:rFonts w:cs="Times New Roman"/>
          <w:sz w:val="26"/>
          <w:szCs w:val="26"/>
        </w:rPr>
        <w:t>WHO definition of live birth and foetal death” (see Appendix II) was issued</w:t>
      </w:r>
    </w:p>
    <w:p w14:paraId="1E6E2D35" w14:textId="77777777" w:rsidR="00BC2C03" w:rsidRDefault="00BC2C03" w:rsidP="00326457">
      <w:pPr>
        <w:autoSpaceDE w:val="0"/>
        <w:autoSpaceDN w:val="0"/>
        <w:adjustRightInd w:val="0"/>
        <w:rPr>
          <w:rFonts w:cs="Times New Roman"/>
          <w:sz w:val="26"/>
          <w:szCs w:val="26"/>
        </w:rPr>
      </w:pPr>
      <w:r>
        <w:rPr>
          <w:rFonts w:cs="Times New Roman"/>
          <w:sz w:val="26"/>
          <w:szCs w:val="26"/>
        </w:rPr>
        <w:t>in 1992 by the Ministry of Health and Goskomstat. This defines as live birth a</w:t>
      </w:r>
    </w:p>
    <w:p w14:paraId="03C90321" w14:textId="77777777" w:rsidR="00BC2C03" w:rsidRDefault="00BC2C03" w:rsidP="00326457">
      <w:pPr>
        <w:autoSpaceDE w:val="0"/>
        <w:autoSpaceDN w:val="0"/>
        <w:adjustRightInd w:val="0"/>
        <w:rPr>
          <w:rFonts w:cs="Times New Roman"/>
          <w:sz w:val="26"/>
          <w:szCs w:val="26"/>
        </w:rPr>
      </w:pPr>
      <w:r>
        <w:rPr>
          <w:rFonts w:cs="Times New Roman"/>
          <w:sz w:val="26"/>
          <w:szCs w:val="26"/>
        </w:rPr>
        <w:t>birth that shows any sign of life at any gestational age. However, the same</w:t>
      </w:r>
    </w:p>
    <w:p w14:paraId="5189B74B" w14:textId="77777777" w:rsidR="00BC2C03" w:rsidRDefault="00BC2C03" w:rsidP="00326457">
      <w:pPr>
        <w:autoSpaceDE w:val="0"/>
        <w:autoSpaceDN w:val="0"/>
        <w:adjustRightInd w:val="0"/>
        <w:rPr>
          <w:rFonts w:cs="Times New Roman"/>
          <w:sz w:val="26"/>
          <w:szCs w:val="26"/>
        </w:rPr>
      </w:pPr>
      <w:r>
        <w:rPr>
          <w:rFonts w:cs="Times New Roman"/>
          <w:sz w:val="26"/>
          <w:szCs w:val="26"/>
        </w:rPr>
        <w:t>document states that registration with the Civil Acts Register (ZAGS – Zapis</w:t>
      </w:r>
    </w:p>
    <w:p w14:paraId="2B499BD4" w14:textId="77777777" w:rsidR="00BC2C03" w:rsidRDefault="00BC2C03" w:rsidP="00326457">
      <w:pPr>
        <w:autoSpaceDE w:val="0"/>
        <w:autoSpaceDN w:val="0"/>
        <w:adjustRightInd w:val="0"/>
        <w:rPr>
          <w:rFonts w:cs="Times New Roman"/>
          <w:sz w:val="26"/>
          <w:szCs w:val="26"/>
        </w:rPr>
      </w:pPr>
      <w:r>
        <w:rPr>
          <w:rFonts w:cs="Times New Roman"/>
          <w:sz w:val="26"/>
          <w:szCs w:val="26"/>
        </w:rPr>
        <w:t>ob Actah Grazhdanskogo Sostoyania), used in the calculation of official</w:t>
      </w:r>
    </w:p>
    <w:p w14:paraId="0B3AD11C" w14:textId="1AFC421F" w:rsidR="00BC2C03" w:rsidRDefault="00BC2C03" w:rsidP="00326457">
      <w:pPr>
        <w:pStyle w:val="CommentText"/>
      </w:pPr>
      <w:r>
        <w:rPr>
          <w:rFonts w:cs="Times New Roman"/>
          <w:sz w:val="26"/>
          <w:szCs w:val="26"/>
        </w:rPr>
        <w:t>infant mortality statistics, shall be done only for the following;…”</w:t>
      </w:r>
    </w:p>
  </w:comment>
  <w:comment w:id="28" w:author="MPIDR_D\vanraalte" w:date="2018-02-09T17:07:00Z" w:initials="AvR">
    <w:p w14:paraId="6C7363C3" w14:textId="69B10AB4" w:rsidR="00BC2C03" w:rsidRDefault="00BC2C03">
      <w:pPr>
        <w:pStyle w:val="CommentText"/>
      </w:pPr>
      <w:r>
        <w:rPr>
          <w:rStyle w:val="CommentReference"/>
        </w:rPr>
        <w:annotationRef/>
      </w:r>
      <w:r>
        <w:t>Put this in the response to review so that the reviewer doesn’t have to read the changed MS.</w:t>
      </w:r>
    </w:p>
  </w:comment>
  <w:comment w:id="29" w:author="José Manuel Aburto" w:date="2018-02-14T16:48:00Z" w:initials="JMA">
    <w:p w14:paraId="65D8DB7C" w14:textId="3326241E" w:rsidR="00BC2C03" w:rsidRDefault="00BC2C03">
      <w:pPr>
        <w:pStyle w:val="CommentText"/>
      </w:pPr>
      <w:r>
        <w:rPr>
          <w:rStyle w:val="CommentReference"/>
        </w:rPr>
        <w:annotationRef/>
      </w:r>
      <w:r>
        <w:t>Done</w:t>
      </w:r>
    </w:p>
  </w:comment>
  <w:comment w:id="42" w:author="MPIDR_D\vanraalte" w:date="2018-02-09T17:07:00Z" w:initials="AvR">
    <w:p w14:paraId="339433D1" w14:textId="227AD4E2" w:rsidR="00BC2C03" w:rsidRDefault="00BC2C03">
      <w:pPr>
        <w:pStyle w:val="CommentText"/>
      </w:pPr>
      <w:r>
        <w:rPr>
          <w:rStyle w:val="CommentReference"/>
        </w:rPr>
        <w:annotationRef/>
      </w:r>
      <w:r>
        <w:t>Maybe instead of males vs females it might be better to do e0 vs e5 for males, so that the reviewers can more directly see the differences that this introduces. It would also be good to look at the first differences in e5/edag5, to see if the proportions in each quadrant change. If so, these differences could be added to the text when the robustness checks are mentioned.</w:t>
      </w:r>
    </w:p>
  </w:comment>
  <w:comment w:id="43" w:author="José Manuel Aburto" w:date="2018-02-12T17:32:00Z" w:initials="JMA">
    <w:p w14:paraId="3B204843" w14:textId="50A2DF23" w:rsidR="00BC2C03" w:rsidRDefault="00BC2C03">
      <w:pPr>
        <w:pStyle w:val="CommentText"/>
      </w:pPr>
      <w:r>
        <w:rPr>
          <w:rStyle w:val="CommentReference"/>
        </w:rPr>
        <w:annotationRef/>
      </w:r>
      <w:r>
        <w:t>Done</w:t>
      </w:r>
    </w:p>
  </w:comment>
  <w:comment w:id="55" w:author="MPIDR_D\vanraalte" w:date="2018-02-09T17:07:00Z" w:initials="AvR">
    <w:p w14:paraId="5D45A888" w14:textId="1DFDE106" w:rsidR="00BC2C03" w:rsidRDefault="00BC2C03">
      <w:pPr>
        <w:pStyle w:val="CommentText"/>
      </w:pPr>
      <w:r>
        <w:rPr>
          <w:rStyle w:val="CommentReference"/>
        </w:rPr>
        <w:annotationRef/>
      </w:r>
      <w:r>
        <w:t>I have a hard time understanding why you are including this here. I think the main reason for the comment was that the reviewer wanted the manuscript to make it clearer that the huge mortality fluctuations in FSU weren’t around in Central Europe, and they weren’t around because Central Europe didn’t experience the huge fluctuations in alcohol and instead improved mortality by improving medical care.</w:t>
      </w:r>
    </w:p>
  </w:comment>
  <w:comment w:id="56" w:author="José Manuel Aburto" w:date="2018-02-13T14:33:00Z" w:initials="JMA">
    <w:p w14:paraId="1DE239A3" w14:textId="0BDE140F" w:rsidR="00BC2C03" w:rsidRDefault="00BC2C03">
      <w:pPr>
        <w:pStyle w:val="CommentText"/>
      </w:pPr>
      <w:r>
        <w:rPr>
          <w:rStyle w:val="CommentReference"/>
        </w:rPr>
        <w:annotationRef/>
      </w:r>
      <w:r>
        <w:t>My mistake, I thought of answering this and the next comment together and then I wasn’t convinced about the idea and left it here. But this question still needs something, any suggestions?</w:t>
      </w:r>
    </w:p>
  </w:comment>
  <w:comment w:id="95" w:author="José Manuel Aburto" w:date="2018-02-16T11:54:00Z" w:initials="JMA">
    <w:p w14:paraId="73510E7C" w14:textId="6ABE20BC" w:rsidR="00BC2C03" w:rsidRDefault="00BC2C03">
      <w:pPr>
        <w:pStyle w:val="CommentText"/>
      </w:pPr>
      <w:r>
        <w:rPr>
          <w:rStyle w:val="CommentReference"/>
        </w:rPr>
        <w:annotationRef/>
      </w:r>
      <w:r>
        <w:t>Need to copy once the final version of this paragraph is done.</w:t>
      </w:r>
    </w:p>
  </w:comment>
  <w:comment w:id="108" w:author="MPIDR_D\vanraalte" w:date="2018-02-09T17:07:00Z" w:initials="AvR">
    <w:p w14:paraId="57B36646" w14:textId="23F4E0CD" w:rsidR="00BC2C03" w:rsidRDefault="00BC2C03">
      <w:pPr>
        <w:pStyle w:val="CommentText"/>
      </w:pPr>
      <w:r>
        <w:rPr>
          <w:rStyle w:val="CommentReference"/>
        </w:rPr>
        <w:annotationRef/>
      </w:r>
      <w:r>
        <w:t xml:space="preserve">One final thought here….Is there much added value in separating IHD, stroke and other circulatory? We know that there are problems of misclassification between these causes. We don’t generally interpret differences between these causes as having any substantive meaning, and we include them all as being ‘amenable’ to alcohol consumption. </w:t>
      </w:r>
    </w:p>
  </w:comment>
  <w:comment w:id="109" w:author="José Manuel Aburto" w:date="2018-02-14T14:58:00Z" w:initials="JMA">
    <w:p w14:paraId="77501060" w14:textId="7C9A2ACD" w:rsidR="00BC2C03" w:rsidRDefault="00BC2C03">
      <w:pPr>
        <w:pStyle w:val="CommentText"/>
      </w:pPr>
      <w:r>
        <w:rPr>
          <w:rStyle w:val="CommentReference"/>
        </w:rPr>
        <w:annotationRef/>
      </w:r>
      <w:r>
        <w:t xml:space="preserve">I agree, I grouped cardiovascular as: IHD, Stroke and other. See new figs </w:t>
      </w:r>
    </w:p>
  </w:comment>
  <w:comment w:id="121" w:author="José Manuel Aburto" w:date="2018-02-16T13:26:00Z" w:initials="JMA">
    <w:p w14:paraId="58FB3CE2" w14:textId="5E7DC603" w:rsidR="00BC2C03" w:rsidRDefault="00BC2C03">
      <w:pPr>
        <w:pStyle w:val="CommentText"/>
      </w:pPr>
      <w:r>
        <w:rPr>
          <w:rStyle w:val="CommentReference"/>
        </w:rPr>
        <w:annotationRef/>
      </w:r>
      <w:r>
        <w:t>Still didn’t find references saying this.</w:t>
      </w:r>
    </w:p>
  </w:comment>
  <w:comment w:id="139" w:author="MPIDR_D\vanraalte" w:date="2018-02-09T17:07:00Z" w:initials="AvR">
    <w:p w14:paraId="7862F237" w14:textId="06F4B231" w:rsidR="00BC2C03" w:rsidRDefault="00BC2C03">
      <w:pPr>
        <w:pStyle w:val="CommentText"/>
      </w:pPr>
      <w:r>
        <w:rPr>
          <w:rStyle w:val="CommentReference"/>
        </w:rPr>
        <w:annotationRef/>
      </w:r>
      <w:r>
        <w:t>If deaths were incorrectly attributed to IHD in the Soviet era, then alcohol attributable mortality would have been over, not underestimated.</w:t>
      </w:r>
    </w:p>
  </w:comment>
  <w:comment w:id="195" w:author="MPIDR_D\vanraalte" w:date="2018-02-09T17:07:00Z" w:initials="AvR">
    <w:p w14:paraId="7464B3B4" w14:textId="42C7710B" w:rsidR="00BC2C03" w:rsidRDefault="00BC2C03">
      <w:pPr>
        <w:pStyle w:val="CommentText"/>
      </w:pPr>
      <w:r>
        <w:rPr>
          <w:rStyle w:val="CommentReference"/>
        </w:rPr>
        <w:annotationRef/>
      </w:r>
      <w:r>
        <w:t>Which they do, especially in the Baltic countries.</w:t>
      </w:r>
    </w:p>
  </w:comment>
  <w:comment w:id="201" w:author="MPIDR_D\vanraalte" w:date="2018-02-09T17:07:00Z" w:initials="AvR">
    <w:p w14:paraId="548DD62E" w14:textId="422BB206" w:rsidR="00BC2C03" w:rsidRDefault="00BC2C03">
      <w:pPr>
        <w:pStyle w:val="CommentText"/>
      </w:pPr>
      <w:r>
        <w:rPr>
          <w:rStyle w:val="CommentReference"/>
        </w:rPr>
        <w:annotationRef/>
      </w:r>
      <w:r>
        <w:t>I think the reviewer mixed up positive/negative contributions, but is right that the increased mortality at older ages in the first periods might be an artifact caused by known data problems. Read the “about data for Bulgaria” section. Even with the Kannisto smoothing, e80 is higher in Bulgaria than in Sweden during the 1960s.</w:t>
      </w:r>
    </w:p>
    <w:p w14:paraId="23D17F6A" w14:textId="77777777" w:rsidR="00BC2C03" w:rsidRDefault="00BC2C03">
      <w:pPr>
        <w:pStyle w:val="CommentText"/>
      </w:pPr>
    </w:p>
    <w:p w14:paraId="3711C905" w14:textId="0AE06B71" w:rsidR="00BC2C03" w:rsidRDefault="00BC2C03">
      <w:pPr>
        <w:pStyle w:val="CommentText"/>
      </w:pPr>
      <w:r>
        <w:t>Given that much of the review is focused on data quality issues, I have a feeling this reviewer is an HMD team member, likely from my wing of the MPIDR, who are known to be a bit on the critical side. Or it could be Marketa Pecholdova, who we suggested as a reviewer since many comments are focused on central Europe and causes of death. And she is a past datalab member with the same datalab critical about data quality orientation.</w:t>
      </w:r>
    </w:p>
    <w:p w14:paraId="7C8A5FF8" w14:textId="77777777" w:rsidR="00BC2C03" w:rsidRDefault="00BC2C03">
      <w:pPr>
        <w:pStyle w:val="CommentText"/>
      </w:pPr>
    </w:p>
    <w:p w14:paraId="6390AD25" w14:textId="47B074BC" w:rsidR="00BC2C03" w:rsidRDefault="00BC2C03">
      <w:pPr>
        <w:pStyle w:val="CommentText"/>
      </w:pPr>
      <w:r>
        <w:t>If this is the case, strategically, I think we need to show that we have read the ‘about data quality sections’ for all of the countries and quote relevant bits from a few of them. They always complain that everyone applies the data without reading it (like me usually). I also think we should consider only beginning the Bulgaria series from 1970, as the ‘about Bulgaria data’ suggests. And we should show that we are aware of the 1994 problem in Bulgaria, which corresponds to one of our cut points. In general, the more we can acknowledge data issues, the better this reviewer is likely to find the paper.</w:t>
      </w:r>
    </w:p>
    <w:p w14:paraId="404F4E9D" w14:textId="77777777" w:rsidR="00BC2C03" w:rsidRDefault="00BC2C03">
      <w:pPr>
        <w:pStyle w:val="CommentText"/>
      </w:pPr>
    </w:p>
    <w:p w14:paraId="577B3274" w14:textId="4A0557A3" w:rsidR="00BC2C03" w:rsidRDefault="00BC2C03">
      <w:pPr>
        <w:pStyle w:val="CommentText"/>
      </w:pPr>
      <w:r>
        <w:t>The other two reviewers just seem to like the paper and don’t seem to know much about the region. So I’m sure they would also be ok with us acknowledging that our data isn’t airtight, and if we teach them a bit more about CEE.</w:t>
      </w:r>
    </w:p>
    <w:p w14:paraId="3D87C5A3" w14:textId="77777777" w:rsidR="00BC2C03" w:rsidRDefault="00BC2C03">
      <w:pPr>
        <w:pStyle w:val="CommentText"/>
      </w:pPr>
    </w:p>
    <w:p w14:paraId="730D2C42" w14:textId="0930C7D2" w:rsidR="00BC2C03" w:rsidRDefault="00BC2C03">
      <w:pPr>
        <w:pStyle w:val="CommentText"/>
      </w:pPr>
    </w:p>
  </w:comment>
  <w:comment w:id="202" w:author="MPIDR_D\vanraalte" w:date="2018-02-09T17:07:00Z" w:initials="AvR">
    <w:p w14:paraId="43925CBE" w14:textId="6C4F41B7" w:rsidR="00BC2C03" w:rsidRDefault="00BC2C03">
      <w:pPr>
        <w:pStyle w:val="CommentText"/>
      </w:pPr>
      <w:r>
        <w:rPr>
          <w:rStyle w:val="CommentReference"/>
        </w:rPr>
        <w:annotationRef/>
      </w:r>
      <w:r>
        <w:t>I’ve also been looking more carefully at the old age HMD data across the countries, especially after looking at the Timonin et al. paper in EJP. Even life table mx rates in many countries are lower than Swedish men after a crossover age sometime between 80 and 90, LTU is the worst in recent years, and it has been a feature for the whole period we look at. Maybe it’s connected to frailty, as some have argued in the case of the black/white crossover in the USA. But it’s maybe also a signal of age misstatement or inflated denominators from people not dying out. Not sure if we should add a paragraph to our limitations on this issue. Probably at age 90 it wouldn’t make much of a difference to inequality measures but for Lithuania it very likely does.</w:t>
      </w:r>
    </w:p>
  </w:comment>
  <w:comment w:id="203" w:author="José Manuel Aburto" w:date="2018-02-14T17:29:00Z" w:initials="JMA">
    <w:p w14:paraId="1FC15D03" w14:textId="792AF374" w:rsidR="00BC2C03" w:rsidRDefault="00BC2C03">
      <w:pPr>
        <w:pStyle w:val="CommentText"/>
      </w:pPr>
      <w:r>
        <w:rPr>
          <w:rStyle w:val="CommentReference"/>
        </w:rPr>
        <w:annotationRef/>
      </w:r>
      <w:r>
        <w:t>I agree that we should look more into it. I am in favor of acknowledging as much as possible data issues and limitations. But we already have more than 2 pages just on limitations. I don’t know if that would affect the editors’ decision. Or maybe we could add more and re-express the section in a shorter way. You have more experience with this than me so I’ll follow what you decide.</w:t>
      </w:r>
    </w:p>
  </w:comment>
  <w:comment w:id="204" w:author="MPIDR_D\vanraalte" w:date="2018-02-09T17:07:00Z" w:initials="AvR">
    <w:p w14:paraId="2FF1A327" w14:textId="6AA59B55" w:rsidR="00BC2C03" w:rsidRDefault="00BC2C03" w:rsidP="001B23C3">
      <w:pPr>
        <w:pStyle w:val="CommentText"/>
      </w:pPr>
      <w:r>
        <w:rPr>
          <w:rStyle w:val="CommentReference"/>
        </w:rPr>
        <w:annotationRef/>
      </w:r>
      <w:r>
        <w:t xml:space="preserve">Rereading the MS, it’s true that we sell the paper by arguing that we examine the role of alcohol, but then do a more or less comprehensive  COD analysis. Why not instead of, for instance in the discussion, “we used high quality comparably reconstructed cause of death data to analyze the role of alcohol-related mortality on changing lifespan variation based on a reﬂective classiﬁcation”, saying something like we look into the causes of death that were responsible for the major changes in lifespan variation in the region? We can still of course discuss alcohol (the obvious elephant in the room) but we would just downplay the examination of alcohol-attributable mortality as the main and only determinant of mortality change. What do you think? </w:t>
      </w:r>
    </w:p>
  </w:comment>
  <w:comment w:id="205" w:author="José Manuel Aburto" w:date="2018-02-16T13:32:00Z" w:initials="JMA">
    <w:p w14:paraId="676DB0D0" w14:textId="165DAE4B" w:rsidR="00BC2C03" w:rsidRDefault="00BC2C03">
      <w:pPr>
        <w:pStyle w:val="CommentText"/>
      </w:pPr>
      <w:r>
        <w:rPr>
          <w:rStyle w:val="CommentReference"/>
        </w:rPr>
        <w:annotationRef/>
      </w:r>
      <w:r>
        <w:t>Agreed</w:t>
      </w:r>
    </w:p>
  </w:comment>
  <w:comment w:id="206" w:author="MPIDR_D\vanraalte" w:date="2018-02-09T17:07:00Z" w:initials="AvR">
    <w:p w14:paraId="5B731C00" w14:textId="4FE60226" w:rsidR="00BC2C03" w:rsidRDefault="00BC2C03">
      <w:pPr>
        <w:pStyle w:val="CommentText"/>
      </w:pPr>
      <w:r>
        <w:rPr>
          <w:rStyle w:val="CommentReference"/>
        </w:rPr>
        <w:annotationRef/>
      </w:r>
      <w:r>
        <w:t>Why did you make this change?</w:t>
      </w:r>
    </w:p>
  </w:comment>
  <w:comment w:id="207" w:author="José Manuel Aburto" w:date="2018-02-14T17:34:00Z" w:initials="JMA">
    <w:p w14:paraId="599C5BDB" w14:textId="2615F3B9" w:rsidR="00BC2C03" w:rsidRDefault="00BC2C03">
      <w:pPr>
        <w:pStyle w:val="CommentText"/>
      </w:pPr>
      <w:r>
        <w:rPr>
          <w:rStyle w:val="CommentReference"/>
        </w:rPr>
        <w:annotationRef/>
      </w:r>
      <w:r>
        <w:t>Because we examine mortality related to alcohol consumption as a proxy, but not really changes in alcohol consumption patterns.</w:t>
      </w:r>
    </w:p>
  </w:comment>
  <w:comment w:id="245" w:author="José Manuel Aburto" w:date="2018-02-16T13:48:00Z" w:initials="JMA">
    <w:p w14:paraId="20D440EB" w14:textId="76554AD8" w:rsidR="00BC2C03" w:rsidRDefault="00BC2C03">
      <w:pPr>
        <w:pStyle w:val="CommentText"/>
      </w:pPr>
      <w:r>
        <w:rPr>
          <w:rStyle w:val="CommentReference"/>
        </w:rPr>
        <w:annotationRef/>
      </w:r>
      <w:r>
        <w:t>Still need to add this to the ms</w:t>
      </w:r>
    </w:p>
  </w:comment>
  <w:comment w:id="219" w:author="MPIDR_D\vanraalte" w:date="2018-02-09T17:07:00Z" w:initials="AvR">
    <w:p w14:paraId="45ED5DFF" w14:textId="3CA4656E" w:rsidR="00BC2C03" w:rsidRDefault="00BC2C03">
      <w:pPr>
        <w:pStyle w:val="CommentText"/>
      </w:pPr>
      <w:r>
        <w:rPr>
          <w:rStyle w:val="CommentReference"/>
        </w:rPr>
        <w:annotationRef/>
      </w:r>
      <w:r>
        <w:t>I think we should expand this sentence and get a bit more technical to appease this reviewer. Maybe even steal/reword her/his last sentence.</w:t>
      </w:r>
    </w:p>
  </w:comment>
  <w:comment w:id="220" w:author="José Manuel Aburto" w:date="2018-02-16T13:48:00Z" w:initials="JMA">
    <w:p w14:paraId="2BC91CAC" w14:textId="67B2DEA7" w:rsidR="00BC2C03" w:rsidRDefault="00BC2C03">
      <w:pPr>
        <w:pStyle w:val="CommentText"/>
      </w:pPr>
      <w:r>
        <w:rPr>
          <w:rStyle w:val="CommentReference"/>
        </w:rPr>
        <w:annotationRef/>
      </w:r>
      <w:r>
        <w:rPr>
          <w:rStyle w:val="CommentReference"/>
        </w:rPr>
        <w:t>done</w:t>
      </w:r>
    </w:p>
  </w:comment>
  <w:comment w:id="250" w:author="MPIDR_D\vanraalte" w:date="2018-02-09T17:07:00Z" w:initials="AvR">
    <w:p w14:paraId="09D400F6" w14:textId="73274F38" w:rsidR="00BC2C03" w:rsidRDefault="00BC2C03">
      <w:pPr>
        <w:pStyle w:val="CommentText"/>
      </w:pPr>
      <w:r>
        <w:rPr>
          <w:rStyle w:val="CommentReference"/>
        </w:rPr>
        <w:annotationRef/>
      </w:r>
      <w:r>
        <w:t>Which patterns do you think they are referring to?</w:t>
      </w:r>
    </w:p>
  </w:comment>
  <w:comment w:id="251" w:author="José Manuel Aburto" w:date="2018-02-16T13:52:00Z" w:initials="JMA">
    <w:p w14:paraId="61EB113A" w14:textId="284CEAD4" w:rsidR="00BC2C03" w:rsidRDefault="00BC2C03">
      <w:pPr>
        <w:pStyle w:val="CommentText"/>
      </w:pPr>
      <w:r>
        <w:rPr>
          <w:rStyle w:val="CommentReference"/>
        </w:rPr>
        <w:annotationRef/>
      </w:r>
      <w:r>
        <w:t>I guess, from the next comment, that they moved independently during the stagnation, not because mortality rates were stagnant, but because changes in young and late mortality were offsetting each other. Also, a think the reviewers wants us to stress that these were seen particularly in FSU and Baltic countries. (which you did already). This is also the main difference with the trends that he/she described compared with Western countries.</w:t>
      </w:r>
    </w:p>
  </w:comment>
  <w:comment w:id="289" w:author="José Manuel Aburto" w:date="2018-02-16T13:56:00Z" w:initials="JMA">
    <w:p w14:paraId="6DD207D9" w14:textId="4243F4E0" w:rsidR="00BC2C03" w:rsidRDefault="00BC2C03">
      <w:pPr>
        <w:pStyle w:val="CommentText"/>
      </w:pPr>
      <w:r>
        <w:rPr>
          <w:rStyle w:val="CommentReference"/>
        </w:rPr>
        <w:annotationRef/>
      </w:r>
      <w:r>
        <w:t>We could add the robustness check that we did previously and mention the app. We could say something like, even after doubling or tripling infant mortality rates (which is a large contributor to the negative association), we found that around 50 percent they do not coincide.</w:t>
      </w:r>
    </w:p>
  </w:comment>
  <w:comment w:id="334" w:author="José Manuel Aburto" w:date="2018-02-09T17:07:00Z" w:initials="JMA">
    <w:p w14:paraId="1274A004" w14:textId="4FBD3099" w:rsidR="00BC2C03" w:rsidRDefault="00BC2C03">
      <w:pPr>
        <w:pStyle w:val="CommentText"/>
      </w:pPr>
      <w:r>
        <w:rPr>
          <w:rStyle w:val="CommentReference"/>
        </w:rPr>
        <w:annotationRef/>
      </w:r>
      <w:r>
        <w:t>Look comment 3 of reviewer 3</w:t>
      </w:r>
    </w:p>
  </w:comment>
  <w:comment w:id="337" w:author="MPIDR_D\vanraalte" w:date="2018-02-09T17:07:00Z" w:initials="AvR">
    <w:p w14:paraId="3BC639EC" w14:textId="36CFB02D" w:rsidR="00BC2C03" w:rsidRDefault="00BC2C03">
      <w:pPr>
        <w:pStyle w:val="CommentText"/>
      </w:pPr>
      <w:r>
        <w:rPr>
          <w:rStyle w:val="CommentReference"/>
        </w:rPr>
        <w:annotationRef/>
      </w:r>
      <w:r>
        <w:t>What do you think about changing the order of countries to alphabetical within our 3 groupings. Then the geographic groupings can maybe be more easily contrasted against one another?</w:t>
      </w:r>
    </w:p>
  </w:comment>
  <w:comment w:id="338" w:author="José Manuel Aburto" w:date="2018-02-17T14:37:00Z" w:initials="JMA">
    <w:p w14:paraId="4E95E0B2" w14:textId="1FED6CCB" w:rsidR="00BC2C03" w:rsidRDefault="00BC2C03">
      <w:pPr>
        <w:pStyle w:val="CommentText"/>
      </w:pPr>
      <w:r>
        <w:t xml:space="preserve">Done. </w:t>
      </w:r>
      <w:r>
        <w:rPr>
          <w:rStyle w:val="CommentReference"/>
        </w:rPr>
        <w:annotationRef/>
      </w:r>
      <w:r>
        <w:t>See new graphs.</w:t>
      </w:r>
    </w:p>
  </w:comment>
  <w:comment w:id="403" w:author="MPIDR_D\vanraalte" w:date="2018-02-09T17:07:00Z" w:initials="AvR">
    <w:p w14:paraId="4F0E8AC6" w14:textId="77777777" w:rsidR="00BC2C03" w:rsidRDefault="00BC2C03" w:rsidP="004B0A50">
      <w:pPr>
        <w:pStyle w:val="CommentText"/>
      </w:pPr>
      <w:r>
        <w:rPr>
          <w:rStyle w:val="CommentReference"/>
        </w:rPr>
        <w:annotationRef/>
      </w:r>
      <w:r>
        <w:t>What do you think about changing the order of countries to alphabetical within our 3 groupings. Then the geographic groupings can maybe be more easily contrasted against one another?</w:t>
      </w:r>
    </w:p>
  </w:comment>
  <w:comment w:id="404" w:author="José Manuel Aburto" w:date="2018-02-17T14:37:00Z" w:initials="JMA">
    <w:p w14:paraId="7BEEB28E" w14:textId="77777777" w:rsidR="00BC2C03" w:rsidRDefault="00BC2C03" w:rsidP="004B0A50">
      <w:pPr>
        <w:pStyle w:val="CommentText"/>
      </w:pPr>
      <w:r>
        <w:t xml:space="preserve">Done. </w:t>
      </w:r>
      <w:r>
        <w:rPr>
          <w:rStyle w:val="CommentReference"/>
        </w:rPr>
        <w:annotationRef/>
      </w:r>
      <w:r>
        <w:t>See new graphs.</w:t>
      </w:r>
    </w:p>
  </w:comment>
  <w:comment w:id="474" w:author="José Manuel Aburto" w:date="2018-02-17T14:57:00Z" w:initials="JMA">
    <w:p w14:paraId="5B734D34" w14:textId="31AB4BB6" w:rsidR="00955DBF" w:rsidRDefault="00955DBF">
      <w:pPr>
        <w:pStyle w:val="CommentText"/>
      </w:pPr>
      <w:r>
        <w:rPr>
          <w:rStyle w:val="CommentReference"/>
        </w:rPr>
        <w:annotationRef/>
      </w:r>
      <w:r>
        <w:t>Still need to answer this</w:t>
      </w:r>
    </w:p>
  </w:comment>
  <w:comment w:id="531" w:author="José Manuel Aburto" w:date="2018-02-17T15:00:00Z" w:initials="JMA">
    <w:p w14:paraId="28F230A0" w14:textId="06256599" w:rsidR="00E11594" w:rsidRDefault="00E11594">
      <w:pPr>
        <w:pStyle w:val="CommentText"/>
      </w:pPr>
      <w:r>
        <w:rPr>
          <w:rStyle w:val="CommentReference"/>
        </w:rPr>
        <w:annotationRef/>
      </w:r>
      <w:r>
        <w:t>Still need to snaswer these.</w:t>
      </w:r>
      <w:bookmarkStart w:id="533" w:name="_GoBack"/>
      <w:bookmarkEnd w:id="53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670AE9" w15:done="0"/>
  <w15:commentEx w15:paraId="620D4074" w15:paraIdParent="16670AE9" w15:done="0"/>
  <w15:commentEx w15:paraId="27DFB065" w15:done="0"/>
  <w15:commentEx w15:paraId="0CAF98A8" w15:paraIdParent="27DFB065" w15:done="0"/>
  <w15:commentEx w15:paraId="6BF7BF6E" w15:done="0"/>
  <w15:commentEx w15:paraId="37D29ECF" w15:paraIdParent="6BF7BF6E" w15:done="0"/>
  <w15:commentEx w15:paraId="007D4541" w15:done="0"/>
  <w15:commentEx w15:paraId="006C4FAF" w15:paraIdParent="007D4541" w15:done="0"/>
  <w15:commentEx w15:paraId="5F71ECA0" w15:done="0"/>
  <w15:commentEx w15:paraId="2193317B" w15:paraIdParent="5F71ECA0" w15:done="0"/>
  <w15:commentEx w15:paraId="0B3AD11C" w15:paraIdParent="5F71ECA0" w15:done="0"/>
  <w15:commentEx w15:paraId="6C7363C3" w15:done="0"/>
  <w15:commentEx w15:paraId="65D8DB7C" w15:paraIdParent="6C7363C3" w15:done="0"/>
  <w15:commentEx w15:paraId="339433D1" w15:done="0"/>
  <w15:commentEx w15:paraId="3B204843" w15:paraIdParent="339433D1" w15:done="0"/>
  <w15:commentEx w15:paraId="5D45A888" w15:done="0"/>
  <w15:commentEx w15:paraId="1DE239A3" w15:paraIdParent="5D45A888" w15:done="0"/>
  <w15:commentEx w15:paraId="73510E7C" w15:done="0"/>
  <w15:commentEx w15:paraId="57B36646" w15:done="0"/>
  <w15:commentEx w15:paraId="77501060" w15:paraIdParent="57B36646" w15:done="0"/>
  <w15:commentEx w15:paraId="58FB3CE2" w15:done="0"/>
  <w15:commentEx w15:paraId="7862F237" w15:done="0"/>
  <w15:commentEx w15:paraId="7464B3B4" w15:done="0"/>
  <w15:commentEx w15:paraId="730D2C42" w15:done="0"/>
  <w15:commentEx w15:paraId="43925CBE" w15:done="0"/>
  <w15:commentEx w15:paraId="1FC15D03" w15:paraIdParent="43925CBE" w15:done="0"/>
  <w15:commentEx w15:paraId="2FF1A327" w15:done="0"/>
  <w15:commentEx w15:paraId="676DB0D0" w15:paraIdParent="2FF1A327" w15:done="0"/>
  <w15:commentEx w15:paraId="5B731C00" w15:done="0"/>
  <w15:commentEx w15:paraId="599C5BDB" w15:paraIdParent="5B731C00" w15:done="0"/>
  <w15:commentEx w15:paraId="20D440EB" w15:done="0"/>
  <w15:commentEx w15:paraId="45ED5DFF" w15:done="0"/>
  <w15:commentEx w15:paraId="2BC91CAC" w15:paraIdParent="45ED5DFF" w15:done="0"/>
  <w15:commentEx w15:paraId="09D400F6" w15:done="0"/>
  <w15:commentEx w15:paraId="61EB113A" w15:paraIdParent="09D400F6" w15:done="0"/>
  <w15:commentEx w15:paraId="6DD207D9" w15:done="0"/>
  <w15:commentEx w15:paraId="1274A004" w15:done="0"/>
  <w15:commentEx w15:paraId="3BC639EC" w15:done="0"/>
  <w15:commentEx w15:paraId="4E95E0B2" w15:paraIdParent="3BC639EC" w15:done="0"/>
  <w15:commentEx w15:paraId="4F0E8AC6" w15:done="0"/>
  <w15:commentEx w15:paraId="7BEEB28E" w15:paraIdParent="4F0E8AC6" w15:done="0"/>
  <w15:commentEx w15:paraId="5B734D34" w15:done="0"/>
  <w15:commentEx w15:paraId="28F230A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F38E7" w14:textId="77777777" w:rsidR="00911ABB" w:rsidRDefault="00911ABB" w:rsidP="00111E2D">
      <w:r>
        <w:separator/>
      </w:r>
    </w:p>
  </w:endnote>
  <w:endnote w:type="continuationSeparator" w:id="0">
    <w:p w14:paraId="5E1628BC" w14:textId="77777777" w:rsidR="00911ABB" w:rsidRDefault="00911ABB"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117E2906" w:rsidR="00BC2C03" w:rsidRDefault="00BC2C03">
        <w:pPr>
          <w:pStyle w:val="Footer"/>
          <w:jc w:val="right"/>
        </w:pPr>
        <w:r>
          <w:fldChar w:fldCharType="begin"/>
        </w:r>
        <w:r>
          <w:instrText xml:space="preserve"> PAGE   \* MERGEFORMAT </w:instrText>
        </w:r>
        <w:r>
          <w:fldChar w:fldCharType="separate"/>
        </w:r>
        <w:r w:rsidR="00E11594">
          <w:rPr>
            <w:noProof/>
          </w:rPr>
          <w:t>27</w:t>
        </w:r>
        <w:r>
          <w:rPr>
            <w:noProof/>
          </w:rPr>
          <w:fldChar w:fldCharType="end"/>
        </w:r>
      </w:p>
    </w:sdtContent>
  </w:sdt>
  <w:p w14:paraId="1FD77DBD" w14:textId="77777777" w:rsidR="00BC2C03" w:rsidRDefault="00BC2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C4A9B8" w14:textId="77777777" w:rsidR="00911ABB" w:rsidRDefault="00911ABB" w:rsidP="00111E2D">
      <w:r>
        <w:separator/>
      </w:r>
    </w:p>
  </w:footnote>
  <w:footnote w:type="continuationSeparator" w:id="0">
    <w:p w14:paraId="2E5F547F" w14:textId="77777777" w:rsidR="00911ABB" w:rsidRDefault="00911ABB"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é Manuel Aburto">
    <w15:presenceInfo w15:providerId="AD" w15:userId="S-1-5-21-2052111302-562591055-725345543-22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20304"/>
    <w:rsid w:val="000250FC"/>
    <w:rsid w:val="00031891"/>
    <w:rsid w:val="000326DE"/>
    <w:rsid w:val="00032E21"/>
    <w:rsid w:val="00033A2E"/>
    <w:rsid w:val="00034CD9"/>
    <w:rsid w:val="000352B2"/>
    <w:rsid w:val="00036FA8"/>
    <w:rsid w:val="0004157E"/>
    <w:rsid w:val="0004277E"/>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1195"/>
    <w:rsid w:val="000B124A"/>
    <w:rsid w:val="000B3837"/>
    <w:rsid w:val="000C48B4"/>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1B2C"/>
    <w:rsid w:val="00103DA3"/>
    <w:rsid w:val="00105B5E"/>
    <w:rsid w:val="00107161"/>
    <w:rsid w:val="00107767"/>
    <w:rsid w:val="00111E2D"/>
    <w:rsid w:val="00112EBD"/>
    <w:rsid w:val="001137B8"/>
    <w:rsid w:val="00114AA2"/>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93F"/>
    <w:rsid w:val="00187043"/>
    <w:rsid w:val="00190709"/>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6CF8"/>
    <w:rsid w:val="001C343E"/>
    <w:rsid w:val="001D00C7"/>
    <w:rsid w:val="001D075A"/>
    <w:rsid w:val="001D38C3"/>
    <w:rsid w:val="001E4D5C"/>
    <w:rsid w:val="001E62FD"/>
    <w:rsid w:val="001F142D"/>
    <w:rsid w:val="001F79E5"/>
    <w:rsid w:val="00200DA9"/>
    <w:rsid w:val="00201071"/>
    <w:rsid w:val="002010C1"/>
    <w:rsid w:val="0020160C"/>
    <w:rsid w:val="002043D9"/>
    <w:rsid w:val="002067DB"/>
    <w:rsid w:val="00207D6D"/>
    <w:rsid w:val="002137E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5012"/>
    <w:rsid w:val="00275324"/>
    <w:rsid w:val="00276231"/>
    <w:rsid w:val="00281CE3"/>
    <w:rsid w:val="00282378"/>
    <w:rsid w:val="00282A2C"/>
    <w:rsid w:val="00286A4D"/>
    <w:rsid w:val="00295AE2"/>
    <w:rsid w:val="002A6470"/>
    <w:rsid w:val="002A6643"/>
    <w:rsid w:val="002A7ED9"/>
    <w:rsid w:val="002B2056"/>
    <w:rsid w:val="002B2BAA"/>
    <w:rsid w:val="002B4381"/>
    <w:rsid w:val="002B56AB"/>
    <w:rsid w:val="002C20A7"/>
    <w:rsid w:val="002C333F"/>
    <w:rsid w:val="002C3AF4"/>
    <w:rsid w:val="002C6D6F"/>
    <w:rsid w:val="002C6DDA"/>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214D"/>
    <w:rsid w:val="003244F4"/>
    <w:rsid w:val="00326457"/>
    <w:rsid w:val="00335498"/>
    <w:rsid w:val="00336286"/>
    <w:rsid w:val="003405DE"/>
    <w:rsid w:val="003413DE"/>
    <w:rsid w:val="00341C58"/>
    <w:rsid w:val="00342CA1"/>
    <w:rsid w:val="00344170"/>
    <w:rsid w:val="00351A93"/>
    <w:rsid w:val="0035254A"/>
    <w:rsid w:val="0035340E"/>
    <w:rsid w:val="00356719"/>
    <w:rsid w:val="00360ACE"/>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A445F"/>
    <w:rsid w:val="003A684F"/>
    <w:rsid w:val="003B13ED"/>
    <w:rsid w:val="003B63F2"/>
    <w:rsid w:val="003C1312"/>
    <w:rsid w:val="003C32E0"/>
    <w:rsid w:val="003C461F"/>
    <w:rsid w:val="003C7E1E"/>
    <w:rsid w:val="003D141E"/>
    <w:rsid w:val="003D1DAB"/>
    <w:rsid w:val="003D4BC2"/>
    <w:rsid w:val="003E0792"/>
    <w:rsid w:val="003F0262"/>
    <w:rsid w:val="003F2E29"/>
    <w:rsid w:val="003F6508"/>
    <w:rsid w:val="003F69AC"/>
    <w:rsid w:val="004014B5"/>
    <w:rsid w:val="0040556D"/>
    <w:rsid w:val="00405FDA"/>
    <w:rsid w:val="00423766"/>
    <w:rsid w:val="00424EAB"/>
    <w:rsid w:val="00425B13"/>
    <w:rsid w:val="00432A5D"/>
    <w:rsid w:val="0043350D"/>
    <w:rsid w:val="00433F40"/>
    <w:rsid w:val="0044264F"/>
    <w:rsid w:val="00452E05"/>
    <w:rsid w:val="004641A8"/>
    <w:rsid w:val="00466637"/>
    <w:rsid w:val="00467608"/>
    <w:rsid w:val="00471201"/>
    <w:rsid w:val="004712B6"/>
    <w:rsid w:val="0047499B"/>
    <w:rsid w:val="0047635A"/>
    <w:rsid w:val="00482126"/>
    <w:rsid w:val="00482BF1"/>
    <w:rsid w:val="00486CC5"/>
    <w:rsid w:val="00494FFF"/>
    <w:rsid w:val="004971B4"/>
    <w:rsid w:val="00497205"/>
    <w:rsid w:val="004A3893"/>
    <w:rsid w:val="004B0A50"/>
    <w:rsid w:val="004B13C7"/>
    <w:rsid w:val="004B3D23"/>
    <w:rsid w:val="004B50C8"/>
    <w:rsid w:val="004C25F7"/>
    <w:rsid w:val="004C5C15"/>
    <w:rsid w:val="004D05B7"/>
    <w:rsid w:val="004D7A8A"/>
    <w:rsid w:val="004E3309"/>
    <w:rsid w:val="004E3D11"/>
    <w:rsid w:val="004E5491"/>
    <w:rsid w:val="004F3C4E"/>
    <w:rsid w:val="005127AD"/>
    <w:rsid w:val="00512EE4"/>
    <w:rsid w:val="00513258"/>
    <w:rsid w:val="0051350D"/>
    <w:rsid w:val="00513915"/>
    <w:rsid w:val="00514186"/>
    <w:rsid w:val="0051598C"/>
    <w:rsid w:val="0053412B"/>
    <w:rsid w:val="005346FA"/>
    <w:rsid w:val="0053754D"/>
    <w:rsid w:val="00542006"/>
    <w:rsid w:val="0054788E"/>
    <w:rsid w:val="005506CB"/>
    <w:rsid w:val="005537C3"/>
    <w:rsid w:val="00553F00"/>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7582"/>
    <w:rsid w:val="005C1E07"/>
    <w:rsid w:val="005C4F15"/>
    <w:rsid w:val="005D24E0"/>
    <w:rsid w:val="005E6B81"/>
    <w:rsid w:val="005F3B12"/>
    <w:rsid w:val="005F50FB"/>
    <w:rsid w:val="005F6A12"/>
    <w:rsid w:val="005F7FFD"/>
    <w:rsid w:val="00601943"/>
    <w:rsid w:val="00602F01"/>
    <w:rsid w:val="00604E27"/>
    <w:rsid w:val="0060724F"/>
    <w:rsid w:val="00612340"/>
    <w:rsid w:val="00621165"/>
    <w:rsid w:val="006254AA"/>
    <w:rsid w:val="00630C47"/>
    <w:rsid w:val="0063262B"/>
    <w:rsid w:val="00635107"/>
    <w:rsid w:val="0064676F"/>
    <w:rsid w:val="00653B4A"/>
    <w:rsid w:val="00655753"/>
    <w:rsid w:val="006557A5"/>
    <w:rsid w:val="006577E7"/>
    <w:rsid w:val="00672231"/>
    <w:rsid w:val="00674EC3"/>
    <w:rsid w:val="00677FA2"/>
    <w:rsid w:val="00681D8C"/>
    <w:rsid w:val="00690DD0"/>
    <w:rsid w:val="00693DB7"/>
    <w:rsid w:val="006958C4"/>
    <w:rsid w:val="006A100D"/>
    <w:rsid w:val="006A715D"/>
    <w:rsid w:val="006B028C"/>
    <w:rsid w:val="006B0774"/>
    <w:rsid w:val="006B1B78"/>
    <w:rsid w:val="006B26F0"/>
    <w:rsid w:val="006B29CC"/>
    <w:rsid w:val="006B6AE6"/>
    <w:rsid w:val="006C08CB"/>
    <w:rsid w:val="006C3BE9"/>
    <w:rsid w:val="006C429B"/>
    <w:rsid w:val="006C6B99"/>
    <w:rsid w:val="006D1AC0"/>
    <w:rsid w:val="006D1B46"/>
    <w:rsid w:val="006D2284"/>
    <w:rsid w:val="006D2F44"/>
    <w:rsid w:val="006D42BD"/>
    <w:rsid w:val="006D43BA"/>
    <w:rsid w:val="006E4616"/>
    <w:rsid w:val="006F07A0"/>
    <w:rsid w:val="006F1F66"/>
    <w:rsid w:val="006F71D8"/>
    <w:rsid w:val="007058E1"/>
    <w:rsid w:val="0070659B"/>
    <w:rsid w:val="007108B6"/>
    <w:rsid w:val="00711CE1"/>
    <w:rsid w:val="0071272B"/>
    <w:rsid w:val="00714B0B"/>
    <w:rsid w:val="007176F0"/>
    <w:rsid w:val="007224C2"/>
    <w:rsid w:val="00722998"/>
    <w:rsid w:val="007332AD"/>
    <w:rsid w:val="00733415"/>
    <w:rsid w:val="00735FD4"/>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90A78"/>
    <w:rsid w:val="00792E58"/>
    <w:rsid w:val="007932EE"/>
    <w:rsid w:val="00793312"/>
    <w:rsid w:val="007936C9"/>
    <w:rsid w:val="00794E06"/>
    <w:rsid w:val="007A205A"/>
    <w:rsid w:val="007A3790"/>
    <w:rsid w:val="007A5C8C"/>
    <w:rsid w:val="007B4E5E"/>
    <w:rsid w:val="007B6A50"/>
    <w:rsid w:val="007B6C6E"/>
    <w:rsid w:val="007C0AD4"/>
    <w:rsid w:val="007C2806"/>
    <w:rsid w:val="007D2FCA"/>
    <w:rsid w:val="007D611C"/>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22706"/>
    <w:rsid w:val="008230A4"/>
    <w:rsid w:val="00840D6B"/>
    <w:rsid w:val="00844C49"/>
    <w:rsid w:val="00847CAD"/>
    <w:rsid w:val="0085083D"/>
    <w:rsid w:val="008528A0"/>
    <w:rsid w:val="0085782A"/>
    <w:rsid w:val="00861FF9"/>
    <w:rsid w:val="008648C5"/>
    <w:rsid w:val="00864F44"/>
    <w:rsid w:val="00867D6B"/>
    <w:rsid w:val="00873FC0"/>
    <w:rsid w:val="00880086"/>
    <w:rsid w:val="0088332B"/>
    <w:rsid w:val="008859B4"/>
    <w:rsid w:val="00891E89"/>
    <w:rsid w:val="008922EA"/>
    <w:rsid w:val="008926BE"/>
    <w:rsid w:val="00892726"/>
    <w:rsid w:val="00893DB6"/>
    <w:rsid w:val="00894CE8"/>
    <w:rsid w:val="008A02DB"/>
    <w:rsid w:val="008A0B25"/>
    <w:rsid w:val="008A3A71"/>
    <w:rsid w:val="008B0894"/>
    <w:rsid w:val="008B4FED"/>
    <w:rsid w:val="008B5374"/>
    <w:rsid w:val="008B74CF"/>
    <w:rsid w:val="008C0DDF"/>
    <w:rsid w:val="008C153B"/>
    <w:rsid w:val="008C1A6D"/>
    <w:rsid w:val="008C3687"/>
    <w:rsid w:val="008D0BB4"/>
    <w:rsid w:val="008D0E08"/>
    <w:rsid w:val="008D0E30"/>
    <w:rsid w:val="008D2903"/>
    <w:rsid w:val="008D528C"/>
    <w:rsid w:val="008E077F"/>
    <w:rsid w:val="008E1A0B"/>
    <w:rsid w:val="008E653E"/>
    <w:rsid w:val="008F1988"/>
    <w:rsid w:val="008F577C"/>
    <w:rsid w:val="008F685E"/>
    <w:rsid w:val="008F75ED"/>
    <w:rsid w:val="009001BE"/>
    <w:rsid w:val="00901125"/>
    <w:rsid w:val="00911ABB"/>
    <w:rsid w:val="00924AFA"/>
    <w:rsid w:val="00927265"/>
    <w:rsid w:val="00930747"/>
    <w:rsid w:val="00931BDE"/>
    <w:rsid w:val="00932041"/>
    <w:rsid w:val="00933E94"/>
    <w:rsid w:val="00945A0A"/>
    <w:rsid w:val="0094643D"/>
    <w:rsid w:val="009515AD"/>
    <w:rsid w:val="009529E6"/>
    <w:rsid w:val="00955DBF"/>
    <w:rsid w:val="0095610F"/>
    <w:rsid w:val="00957A96"/>
    <w:rsid w:val="00964D3B"/>
    <w:rsid w:val="0097242A"/>
    <w:rsid w:val="00972F0B"/>
    <w:rsid w:val="00975961"/>
    <w:rsid w:val="00977E15"/>
    <w:rsid w:val="009815F0"/>
    <w:rsid w:val="00981CA2"/>
    <w:rsid w:val="00982A3C"/>
    <w:rsid w:val="00984BF1"/>
    <w:rsid w:val="009857AD"/>
    <w:rsid w:val="0099100E"/>
    <w:rsid w:val="00992CFC"/>
    <w:rsid w:val="009954F4"/>
    <w:rsid w:val="00995A79"/>
    <w:rsid w:val="009979FC"/>
    <w:rsid w:val="00997A12"/>
    <w:rsid w:val="009A712C"/>
    <w:rsid w:val="009C5FEF"/>
    <w:rsid w:val="009C6366"/>
    <w:rsid w:val="009D5A9F"/>
    <w:rsid w:val="009E220F"/>
    <w:rsid w:val="009E337C"/>
    <w:rsid w:val="009E4357"/>
    <w:rsid w:val="009E50DB"/>
    <w:rsid w:val="009E5DFB"/>
    <w:rsid w:val="009F1C53"/>
    <w:rsid w:val="009F6742"/>
    <w:rsid w:val="009F7473"/>
    <w:rsid w:val="00A00DEB"/>
    <w:rsid w:val="00A033C4"/>
    <w:rsid w:val="00A10CD4"/>
    <w:rsid w:val="00A115C4"/>
    <w:rsid w:val="00A12678"/>
    <w:rsid w:val="00A21FDB"/>
    <w:rsid w:val="00A26D5E"/>
    <w:rsid w:val="00A27608"/>
    <w:rsid w:val="00A33431"/>
    <w:rsid w:val="00A34D9F"/>
    <w:rsid w:val="00A369AA"/>
    <w:rsid w:val="00A44C68"/>
    <w:rsid w:val="00A46076"/>
    <w:rsid w:val="00A47171"/>
    <w:rsid w:val="00A471FD"/>
    <w:rsid w:val="00A54AC7"/>
    <w:rsid w:val="00A55638"/>
    <w:rsid w:val="00A618AF"/>
    <w:rsid w:val="00A63EAE"/>
    <w:rsid w:val="00A64498"/>
    <w:rsid w:val="00A645AC"/>
    <w:rsid w:val="00A73DAE"/>
    <w:rsid w:val="00A76650"/>
    <w:rsid w:val="00A77739"/>
    <w:rsid w:val="00A84DBB"/>
    <w:rsid w:val="00A934A2"/>
    <w:rsid w:val="00A97029"/>
    <w:rsid w:val="00AA0177"/>
    <w:rsid w:val="00AA0D76"/>
    <w:rsid w:val="00AA2040"/>
    <w:rsid w:val="00AB0EF4"/>
    <w:rsid w:val="00AB1D32"/>
    <w:rsid w:val="00AB3041"/>
    <w:rsid w:val="00AB6679"/>
    <w:rsid w:val="00AC209E"/>
    <w:rsid w:val="00AD06DA"/>
    <w:rsid w:val="00AD0CA3"/>
    <w:rsid w:val="00AD0F06"/>
    <w:rsid w:val="00AD293F"/>
    <w:rsid w:val="00AD3FD7"/>
    <w:rsid w:val="00AE7FAE"/>
    <w:rsid w:val="00AF05F4"/>
    <w:rsid w:val="00AF10E8"/>
    <w:rsid w:val="00AF189B"/>
    <w:rsid w:val="00AF61AF"/>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54E51"/>
    <w:rsid w:val="00B557A1"/>
    <w:rsid w:val="00B560D1"/>
    <w:rsid w:val="00B5648F"/>
    <w:rsid w:val="00B575D7"/>
    <w:rsid w:val="00B617BD"/>
    <w:rsid w:val="00B66992"/>
    <w:rsid w:val="00B66AAD"/>
    <w:rsid w:val="00B82B1E"/>
    <w:rsid w:val="00B8687D"/>
    <w:rsid w:val="00B92185"/>
    <w:rsid w:val="00B932BB"/>
    <w:rsid w:val="00B938E8"/>
    <w:rsid w:val="00B93B69"/>
    <w:rsid w:val="00B93C45"/>
    <w:rsid w:val="00B95A80"/>
    <w:rsid w:val="00B95C0E"/>
    <w:rsid w:val="00BA145E"/>
    <w:rsid w:val="00BC2C03"/>
    <w:rsid w:val="00BC5077"/>
    <w:rsid w:val="00BC6EAC"/>
    <w:rsid w:val="00BC7E72"/>
    <w:rsid w:val="00BD2346"/>
    <w:rsid w:val="00BD3349"/>
    <w:rsid w:val="00BD3FF6"/>
    <w:rsid w:val="00BD56DF"/>
    <w:rsid w:val="00BD7B91"/>
    <w:rsid w:val="00BE36DB"/>
    <w:rsid w:val="00BE7606"/>
    <w:rsid w:val="00BE7DD3"/>
    <w:rsid w:val="00BF2BF8"/>
    <w:rsid w:val="00BF44B6"/>
    <w:rsid w:val="00BF63FA"/>
    <w:rsid w:val="00C03807"/>
    <w:rsid w:val="00C0713A"/>
    <w:rsid w:val="00C10B72"/>
    <w:rsid w:val="00C1166D"/>
    <w:rsid w:val="00C116AD"/>
    <w:rsid w:val="00C13ABF"/>
    <w:rsid w:val="00C144FB"/>
    <w:rsid w:val="00C231BD"/>
    <w:rsid w:val="00C23C8D"/>
    <w:rsid w:val="00C2458F"/>
    <w:rsid w:val="00C278C7"/>
    <w:rsid w:val="00C342E7"/>
    <w:rsid w:val="00C37D66"/>
    <w:rsid w:val="00C438AA"/>
    <w:rsid w:val="00C44EBA"/>
    <w:rsid w:val="00C477B5"/>
    <w:rsid w:val="00C5288F"/>
    <w:rsid w:val="00C556C2"/>
    <w:rsid w:val="00C56541"/>
    <w:rsid w:val="00C60FB3"/>
    <w:rsid w:val="00C6214F"/>
    <w:rsid w:val="00C630C3"/>
    <w:rsid w:val="00C659CF"/>
    <w:rsid w:val="00C704E7"/>
    <w:rsid w:val="00C74FF6"/>
    <w:rsid w:val="00C75100"/>
    <w:rsid w:val="00C83017"/>
    <w:rsid w:val="00C943E0"/>
    <w:rsid w:val="00C94A27"/>
    <w:rsid w:val="00C94DB1"/>
    <w:rsid w:val="00CA1366"/>
    <w:rsid w:val="00CA22A3"/>
    <w:rsid w:val="00CA23F5"/>
    <w:rsid w:val="00CA4F98"/>
    <w:rsid w:val="00CA72A6"/>
    <w:rsid w:val="00CB0221"/>
    <w:rsid w:val="00CB0F59"/>
    <w:rsid w:val="00CB457A"/>
    <w:rsid w:val="00CB6D03"/>
    <w:rsid w:val="00CB7727"/>
    <w:rsid w:val="00CC5E86"/>
    <w:rsid w:val="00CD043A"/>
    <w:rsid w:val="00CD04E9"/>
    <w:rsid w:val="00CD2BCA"/>
    <w:rsid w:val="00CD6D39"/>
    <w:rsid w:val="00CE0A2F"/>
    <w:rsid w:val="00CE0A94"/>
    <w:rsid w:val="00CF09A5"/>
    <w:rsid w:val="00CF394C"/>
    <w:rsid w:val="00CF58C3"/>
    <w:rsid w:val="00D023E6"/>
    <w:rsid w:val="00D04395"/>
    <w:rsid w:val="00D06E95"/>
    <w:rsid w:val="00D0700D"/>
    <w:rsid w:val="00D103E7"/>
    <w:rsid w:val="00D15FDC"/>
    <w:rsid w:val="00D1763B"/>
    <w:rsid w:val="00D178E8"/>
    <w:rsid w:val="00D30D95"/>
    <w:rsid w:val="00D322A1"/>
    <w:rsid w:val="00D34239"/>
    <w:rsid w:val="00D34ADF"/>
    <w:rsid w:val="00D35D2B"/>
    <w:rsid w:val="00D379F2"/>
    <w:rsid w:val="00D4009E"/>
    <w:rsid w:val="00D4099B"/>
    <w:rsid w:val="00D445A8"/>
    <w:rsid w:val="00D556EC"/>
    <w:rsid w:val="00D559A3"/>
    <w:rsid w:val="00D660E7"/>
    <w:rsid w:val="00D66905"/>
    <w:rsid w:val="00D7094D"/>
    <w:rsid w:val="00D70F84"/>
    <w:rsid w:val="00D7305E"/>
    <w:rsid w:val="00D752C7"/>
    <w:rsid w:val="00D756AE"/>
    <w:rsid w:val="00D81AC5"/>
    <w:rsid w:val="00D85BEC"/>
    <w:rsid w:val="00D9096A"/>
    <w:rsid w:val="00D934AB"/>
    <w:rsid w:val="00D93F2F"/>
    <w:rsid w:val="00D94D87"/>
    <w:rsid w:val="00D971D9"/>
    <w:rsid w:val="00D97A60"/>
    <w:rsid w:val="00DA03B8"/>
    <w:rsid w:val="00DA07C9"/>
    <w:rsid w:val="00DA1CC7"/>
    <w:rsid w:val="00DA483B"/>
    <w:rsid w:val="00DA4F4D"/>
    <w:rsid w:val="00DA627C"/>
    <w:rsid w:val="00DB1D66"/>
    <w:rsid w:val="00DB1FB1"/>
    <w:rsid w:val="00DB239E"/>
    <w:rsid w:val="00DB3F2F"/>
    <w:rsid w:val="00DB41CE"/>
    <w:rsid w:val="00DB5A7B"/>
    <w:rsid w:val="00DB5C79"/>
    <w:rsid w:val="00DC0CBE"/>
    <w:rsid w:val="00DC0EC5"/>
    <w:rsid w:val="00DC12A8"/>
    <w:rsid w:val="00DC23C5"/>
    <w:rsid w:val="00DC378F"/>
    <w:rsid w:val="00DC71D5"/>
    <w:rsid w:val="00DD3EDC"/>
    <w:rsid w:val="00DD51B8"/>
    <w:rsid w:val="00DD6E9E"/>
    <w:rsid w:val="00DE135B"/>
    <w:rsid w:val="00DE448D"/>
    <w:rsid w:val="00DF2FEE"/>
    <w:rsid w:val="00E009D7"/>
    <w:rsid w:val="00E11594"/>
    <w:rsid w:val="00E21DCA"/>
    <w:rsid w:val="00E23071"/>
    <w:rsid w:val="00E2428D"/>
    <w:rsid w:val="00E25744"/>
    <w:rsid w:val="00E271AA"/>
    <w:rsid w:val="00E271C4"/>
    <w:rsid w:val="00E274BD"/>
    <w:rsid w:val="00E3029F"/>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E28"/>
    <w:rsid w:val="00EB6968"/>
    <w:rsid w:val="00EC01E9"/>
    <w:rsid w:val="00EC5E57"/>
    <w:rsid w:val="00EC604D"/>
    <w:rsid w:val="00ED20E2"/>
    <w:rsid w:val="00ED392B"/>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76D5E"/>
    <w:rsid w:val="00F8644E"/>
    <w:rsid w:val="00F87FFB"/>
    <w:rsid w:val="00F93762"/>
    <w:rsid w:val="00F96192"/>
    <w:rsid w:val="00F97085"/>
    <w:rsid w:val="00FA142F"/>
    <w:rsid w:val="00FA4641"/>
    <w:rsid w:val="00FB01DB"/>
    <w:rsid w:val="00FB272B"/>
    <w:rsid w:val="00FB3218"/>
    <w:rsid w:val="00FB6EC9"/>
    <w:rsid w:val="00FC1E53"/>
    <w:rsid w:val="00FD7CB7"/>
    <w:rsid w:val="00FE01D7"/>
    <w:rsid w:val="00FE247D"/>
    <w:rsid w:val="00FE281E"/>
    <w:rsid w:val="00FE29A6"/>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2F89D247-8B96-4AB7-9CB8-58CE0C3C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chive.iussp.org/Brazil2001/s40/S44_02_kingkade.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mographs.shinyapps.io/CEE_Ap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A994D-B66E-43C1-AAD5-A0AE77E80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27</Pages>
  <Words>9025</Words>
  <Characters>51443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60348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48</cp:revision>
  <dcterms:created xsi:type="dcterms:W3CDTF">2018-01-29T12:05:00Z</dcterms:created>
  <dcterms:modified xsi:type="dcterms:W3CDTF">2018-02-17T14:00:00Z</dcterms:modified>
</cp:coreProperties>
</file>