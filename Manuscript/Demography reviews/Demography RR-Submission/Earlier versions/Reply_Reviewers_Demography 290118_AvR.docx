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EF34DE" w14:textId="7C63819A" w:rsidR="00012759" w:rsidRPr="00012759" w:rsidRDefault="00012759">
      <w:pPr>
        <w:rPr>
          <w:b/>
        </w:rPr>
      </w:pPr>
      <w:r w:rsidRPr="00012759">
        <w:rPr>
          <w:b/>
        </w:rPr>
        <w:t>Reply to editor</w:t>
      </w:r>
      <w:r w:rsidR="002010C1">
        <w:rPr>
          <w:b/>
        </w:rPr>
        <w:t>s</w:t>
      </w:r>
    </w:p>
    <w:p w14:paraId="33EA3FF3" w14:textId="77777777" w:rsidR="00F55F4F" w:rsidRDefault="00F55F4F" w:rsidP="00012759">
      <w:pPr>
        <w:rPr>
          <w:rFonts w:cs="Times New Roman"/>
          <w:szCs w:val="24"/>
        </w:rPr>
      </w:pPr>
    </w:p>
    <w:p w14:paraId="5D92B846" w14:textId="53CD00FA" w:rsidR="00230A14" w:rsidRPr="004C1231" w:rsidRDefault="00012759" w:rsidP="00012759">
      <w:pPr>
        <w:rPr>
          <w:rFonts w:cs="Times New Roman"/>
          <w:szCs w:val="24"/>
        </w:rPr>
      </w:pPr>
      <w:r w:rsidRPr="004C1231">
        <w:rPr>
          <w:rFonts w:cs="Times New Roman"/>
          <w:szCs w:val="24"/>
        </w:rPr>
        <w:t xml:space="preserve">We thank the </w:t>
      </w:r>
      <w:r>
        <w:rPr>
          <w:rFonts w:cs="Times New Roman"/>
          <w:szCs w:val="24"/>
        </w:rPr>
        <w:t>editorial board</w:t>
      </w:r>
      <w:r w:rsidRPr="004C1231">
        <w:rPr>
          <w:rFonts w:cs="Times New Roman"/>
          <w:szCs w:val="24"/>
        </w:rPr>
        <w:t xml:space="preserve"> for the</w:t>
      </w:r>
      <w:r>
        <w:rPr>
          <w:rFonts w:cs="Times New Roman"/>
          <w:szCs w:val="24"/>
        </w:rPr>
        <w:t xml:space="preserve"> opportunity to revise our manuscript. </w:t>
      </w:r>
      <w:r w:rsidRPr="004C1231">
        <w:rPr>
          <w:rFonts w:cs="Times New Roman"/>
          <w:szCs w:val="24"/>
        </w:rPr>
        <w:t xml:space="preserve">Our responses to the </w:t>
      </w:r>
      <w:r w:rsidR="0095610F">
        <w:rPr>
          <w:rFonts w:cs="Times New Roman"/>
          <w:szCs w:val="24"/>
        </w:rPr>
        <w:t xml:space="preserve">editors’ </w:t>
      </w:r>
      <w:r w:rsidRPr="004C1231">
        <w:rPr>
          <w:rFonts w:cs="Times New Roman"/>
          <w:szCs w:val="24"/>
        </w:rPr>
        <w:t xml:space="preserve">comments are outlined below </w:t>
      </w:r>
      <w:r>
        <w:rPr>
          <w:rFonts w:cs="Times New Roman"/>
          <w:szCs w:val="24"/>
        </w:rPr>
        <w:t xml:space="preserve">in regular font with </w:t>
      </w:r>
      <w:r w:rsidR="0095610F">
        <w:rPr>
          <w:rFonts w:cs="Times New Roman"/>
          <w:szCs w:val="24"/>
        </w:rPr>
        <w:t>edito</w:t>
      </w:r>
      <w:r>
        <w:rPr>
          <w:rFonts w:cs="Times New Roman"/>
          <w:szCs w:val="24"/>
        </w:rPr>
        <w:t xml:space="preserve">r’s comments </w:t>
      </w:r>
      <w:r w:rsidRPr="004C1231">
        <w:rPr>
          <w:rFonts w:cs="Times New Roman"/>
          <w:szCs w:val="24"/>
        </w:rPr>
        <w:t>in bold font.</w:t>
      </w:r>
      <w:r w:rsidR="00230A14">
        <w:rPr>
          <w:rFonts w:cs="Times New Roman"/>
          <w:szCs w:val="24"/>
        </w:rPr>
        <w:t xml:space="preserve"> </w:t>
      </w:r>
    </w:p>
    <w:p w14:paraId="5DF5BF0C" w14:textId="47301E11" w:rsidR="00012759" w:rsidRDefault="00012759"/>
    <w:p w14:paraId="72C1B97C" w14:textId="77777777" w:rsidR="002010C1" w:rsidRDefault="002010C1" w:rsidP="002010C1">
      <w:pPr>
        <w:autoSpaceDE w:val="0"/>
        <w:autoSpaceDN w:val="0"/>
        <w:adjustRightInd w:val="0"/>
        <w:jc w:val="both"/>
        <w:rPr>
          <w:rFonts w:cs="Times New Roman"/>
          <w:b/>
          <w:szCs w:val="24"/>
        </w:rPr>
      </w:pPr>
      <w:r w:rsidRPr="002010C1">
        <w:rPr>
          <w:rFonts w:cs="Times New Roman"/>
          <w:b/>
          <w:szCs w:val="24"/>
        </w:rPr>
        <w:t xml:space="preserve">We received a useful set of reviews that we believe can help you revise and improve the manuscript. The general directive is to provide the clarifications, corrections, explanations, and some possible re-analyses requested. </w:t>
      </w:r>
    </w:p>
    <w:p w14:paraId="7C10BF67" w14:textId="77777777" w:rsidR="002010C1" w:rsidRDefault="002010C1" w:rsidP="002010C1">
      <w:pPr>
        <w:autoSpaceDE w:val="0"/>
        <w:autoSpaceDN w:val="0"/>
        <w:adjustRightInd w:val="0"/>
        <w:jc w:val="both"/>
        <w:rPr>
          <w:rFonts w:cs="Times New Roman"/>
          <w:b/>
          <w:szCs w:val="24"/>
        </w:rPr>
      </w:pPr>
    </w:p>
    <w:p w14:paraId="73560740" w14:textId="77777777" w:rsidR="002010C1" w:rsidRDefault="002010C1" w:rsidP="002010C1">
      <w:pPr>
        <w:autoSpaceDE w:val="0"/>
        <w:autoSpaceDN w:val="0"/>
        <w:adjustRightInd w:val="0"/>
        <w:jc w:val="both"/>
        <w:rPr>
          <w:rFonts w:cs="Times New Roman"/>
          <w:b/>
          <w:szCs w:val="24"/>
        </w:rPr>
      </w:pPr>
      <w:r w:rsidRPr="002010C1">
        <w:rPr>
          <w:rFonts w:cs="Times New Roman"/>
          <w:b/>
          <w:szCs w:val="24"/>
        </w:rPr>
        <w:t xml:space="preserve">R1 scored the manuscript low on theoretical contribution and adequacy of the evidence Among other issues, they report several concerns: the inclusion of infant mortality, the overestimated role of alcohol, and the lack of a broader discussion on the added value of the lifespan indicators. </w:t>
      </w:r>
    </w:p>
    <w:p w14:paraId="7B2A90C4" w14:textId="77777777" w:rsidR="002010C1" w:rsidRDefault="002010C1" w:rsidP="002010C1">
      <w:pPr>
        <w:autoSpaceDE w:val="0"/>
        <w:autoSpaceDN w:val="0"/>
        <w:adjustRightInd w:val="0"/>
        <w:jc w:val="both"/>
        <w:rPr>
          <w:rFonts w:cs="Times New Roman"/>
          <w:b/>
          <w:szCs w:val="24"/>
        </w:rPr>
      </w:pPr>
    </w:p>
    <w:p w14:paraId="359CAA10" w14:textId="6258C2DC" w:rsidR="00230A14" w:rsidRPr="00957A96" w:rsidRDefault="00230A14" w:rsidP="00230A14">
      <w:pPr>
        <w:autoSpaceDE w:val="0"/>
        <w:autoSpaceDN w:val="0"/>
        <w:adjustRightInd w:val="0"/>
        <w:jc w:val="both"/>
        <w:rPr>
          <w:rFonts w:cs="Times New Roman"/>
          <w:szCs w:val="24"/>
        </w:rPr>
      </w:pPr>
      <w:r w:rsidRPr="00957A96">
        <w:rPr>
          <w:rFonts w:cs="Times New Roman"/>
          <w:szCs w:val="24"/>
        </w:rPr>
        <w:t xml:space="preserve">Reviewer 1 was very knowledgeable about the data and the region, which forced us to go deeper into </w:t>
      </w:r>
      <w:r w:rsidR="005F7FFD" w:rsidRPr="00957A96">
        <w:rPr>
          <w:rFonts w:cs="Times New Roman"/>
          <w:szCs w:val="24"/>
        </w:rPr>
        <w:t xml:space="preserve">country-specific </w:t>
      </w:r>
      <w:r w:rsidRPr="00957A96">
        <w:rPr>
          <w:rFonts w:cs="Times New Roman"/>
          <w:szCs w:val="24"/>
        </w:rPr>
        <w:t xml:space="preserve">data quality issues and to explore more substantive explanations about mortality change, particularly in Central Europe. </w:t>
      </w:r>
      <w:r w:rsidR="005F7FFD" w:rsidRPr="00957A96">
        <w:rPr>
          <w:rFonts w:cs="Times New Roman"/>
          <w:szCs w:val="24"/>
        </w:rPr>
        <w:t xml:space="preserve">There is always the danger with a </w:t>
      </w:r>
      <w:r w:rsidR="00957A96">
        <w:rPr>
          <w:rFonts w:cs="Times New Roman"/>
          <w:szCs w:val="24"/>
        </w:rPr>
        <w:t>large</w:t>
      </w:r>
      <w:r w:rsidR="005F7FFD" w:rsidRPr="00957A96">
        <w:rPr>
          <w:rFonts w:cs="Times New Roman"/>
          <w:szCs w:val="24"/>
        </w:rPr>
        <w:t xml:space="preserve"> comparative study that important differences between countries get overlooked, and</w:t>
      </w:r>
      <w:bookmarkStart w:id="0" w:name="_GoBack"/>
      <w:bookmarkEnd w:id="0"/>
      <w:r w:rsidR="005F7FFD" w:rsidRPr="00957A96">
        <w:rPr>
          <w:rFonts w:cs="Times New Roman"/>
          <w:szCs w:val="24"/>
        </w:rPr>
        <w:t xml:space="preserve"> admittedly this was </w:t>
      </w:r>
      <w:r w:rsidR="00957A96">
        <w:rPr>
          <w:rFonts w:cs="Times New Roman"/>
          <w:szCs w:val="24"/>
        </w:rPr>
        <w:t>a weakness in</w:t>
      </w:r>
      <w:r w:rsidR="005F7FFD" w:rsidRPr="00957A96">
        <w:rPr>
          <w:rFonts w:cs="Times New Roman"/>
          <w:szCs w:val="24"/>
        </w:rPr>
        <w:t xml:space="preserve"> the previous version of the manuscript. </w:t>
      </w:r>
      <w:r w:rsidR="00957A96">
        <w:rPr>
          <w:rFonts w:cs="Times New Roman"/>
          <w:szCs w:val="24"/>
        </w:rPr>
        <w:t xml:space="preserve">We </w:t>
      </w:r>
      <w:r w:rsidR="002C3AF4">
        <w:rPr>
          <w:rFonts w:cs="Times New Roman"/>
          <w:szCs w:val="24"/>
        </w:rPr>
        <w:t xml:space="preserve">appreciated and </w:t>
      </w:r>
      <w:r w:rsidR="00957A96">
        <w:rPr>
          <w:rFonts w:cs="Times New Roman"/>
          <w:szCs w:val="24"/>
        </w:rPr>
        <w:t xml:space="preserve">took each comment seriously, and </w:t>
      </w:r>
      <w:r w:rsidRPr="00957A96">
        <w:rPr>
          <w:rFonts w:cs="Times New Roman"/>
          <w:szCs w:val="24"/>
        </w:rPr>
        <w:t xml:space="preserve">hope that by addressing </w:t>
      </w:r>
      <w:r w:rsidR="005F7FFD" w:rsidRPr="00957A96">
        <w:rPr>
          <w:rFonts w:cs="Times New Roman"/>
          <w:szCs w:val="24"/>
        </w:rPr>
        <w:t xml:space="preserve">each of </w:t>
      </w:r>
      <w:r w:rsidRPr="00957A96">
        <w:rPr>
          <w:rFonts w:cs="Times New Roman"/>
          <w:szCs w:val="24"/>
        </w:rPr>
        <w:t xml:space="preserve">these issues, </w:t>
      </w:r>
      <w:r w:rsidR="005F7FFD" w:rsidRPr="00957A96">
        <w:rPr>
          <w:rFonts w:cs="Times New Roman"/>
          <w:szCs w:val="24"/>
        </w:rPr>
        <w:t xml:space="preserve">and by pushing the different interpretations that come out of lifespan variation as compared to life expectancy, </w:t>
      </w:r>
      <w:r w:rsidRPr="00957A96">
        <w:rPr>
          <w:rFonts w:cs="Times New Roman"/>
          <w:szCs w:val="24"/>
        </w:rPr>
        <w:t>we have ultimately improved the integrity</w:t>
      </w:r>
      <w:r w:rsidR="005F7FFD" w:rsidRPr="00957A96">
        <w:rPr>
          <w:rFonts w:cs="Times New Roman"/>
          <w:szCs w:val="24"/>
        </w:rPr>
        <w:t xml:space="preserve"> and overall added value</w:t>
      </w:r>
      <w:r w:rsidRPr="00957A96">
        <w:rPr>
          <w:rFonts w:cs="Times New Roman"/>
          <w:szCs w:val="24"/>
        </w:rPr>
        <w:t xml:space="preserve"> of the manuscript. </w:t>
      </w:r>
      <w:r w:rsidR="005F7FFD" w:rsidRPr="00957A96">
        <w:rPr>
          <w:rFonts w:cs="Times New Roman"/>
          <w:szCs w:val="24"/>
        </w:rPr>
        <w:t>More details can be found in the reply to reviewers section.</w:t>
      </w:r>
    </w:p>
    <w:p w14:paraId="75B0FF7F" w14:textId="77777777" w:rsidR="00230A14" w:rsidRDefault="00230A14" w:rsidP="002010C1">
      <w:pPr>
        <w:autoSpaceDE w:val="0"/>
        <w:autoSpaceDN w:val="0"/>
        <w:adjustRightInd w:val="0"/>
        <w:jc w:val="both"/>
        <w:rPr>
          <w:rFonts w:cs="Times New Roman"/>
          <w:b/>
          <w:szCs w:val="24"/>
        </w:rPr>
      </w:pPr>
    </w:p>
    <w:p w14:paraId="76F2F28B" w14:textId="77777777" w:rsidR="002010C1" w:rsidRDefault="002010C1" w:rsidP="002010C1">
      <w:pPr>
        <w:autoSpaceDE w:val="0"/>
        <w:autoSpaceDN w:val="0"/>
        <w:adjustRightInd w:val="0"/>
        <w:jc w:val="both"/>
        <w:rPr>
          <w:rFonts w:cs="Times New Roman"/>
          <w:b/>
          <w:szCs w:val="24"/>
        </w:rPr>
      </w:pPr>
      <w:r w:rsidRPr="002010C1">
        <w:rPr>
          <w:rFonts w:cs="Times New Roman"/>
          <w:b/>
          <w:szCs w:val="24"/>
        </w:rPr>
        <w:t xml:space="preserve">R2 would like the more interesting and important results to be highlighted and/or summarized as well as consideration given to looking at subgroupings of countries. </w:t>
      </w:r>
    </w:p>
    <w:p w14:paraId="7AEA4DB2" w14:textId="77777777" w:rsidR="002010C1" w:rsidRDefault="002010C1" w:rsidP="002010C1">
      <w:pPr>
        <w:autoSpaceDE w:val="0"/>
        <w:autoSpaceDN w:val="0"/>
        <w:adjustRightInd w:val="0"/>
        <w:jc w:val="both"/>
        <w:rPr>
          <w:rFonts w:cs="Times New Roman"/>
          <w:b/>
          <w:szCs w:val="24"/>
        </w:rPr>
      </w:pPr>
    </w:p>
    <w:p w14:paraId="5DBB78C3" w14:textId="3A9F68B4" w:rsidR="005F7FFD" w:rsidRPr="00957A96" w:rsidRDefault="005F7FFD" w:rsidP="002010C1">
      <w:pPr>
        <w:autoSpaceDE w:val="0"/>
        <w:autoSpaceDN w:val="0"/>
        <w:adjustRightInd w:val="0"/>
        <w:jc w:val="both"/>
        <w:rPr>
          <w:rFonts w:cs="Times New Roman"/>
          <w:szCs w:val="24"/>
        </w:rPr>
      </w:pPr>
      <w:r w:rsidRPr="00957A96">
        <w:rPr>
          <w:rFonts w:cs="Times New Roman"/>
          <w:szCs w:val="24"/>
        </w:rPr>
        <w:t>As far as possible, we grouped our discussion around 3 broad groupings that each experienced more similar trends: Central Europe, the Baltic countries, and the other FSU countries. We also tried to further highlight the truly exceptional nature of the CEE mortality patterns, while also putting the implications of our findings into a broader international context by contrasting such patterns with typical western patterns.</w:t>
      </w:r>
    </w:p>
    <w:p w14:paraId="7C14B936" w14:textId="77777777" w:rsidR="005F7FFD" w:rsidRDefault="005F7FFD" w:rsidP="002010C1">
      <w:pPr>
        <w:autoSpaceDE w:val="0"/>
        <w:autoSpaceDN w:val="0"/>
        <w:adjustRightInd w:val="0"/>
        <w:jc w:val="both"/>
        <w:rPr>
          <w:rFonts w:cs="Times New Roman"/>
          <w:b/>
          <w:szCs w:val="24"/>
        </w:rPr>
      </w:pPr>
    </w:p>
    <w:p w14:paraId="7C068FE7" w14:textId="5707F147" w:rsidR="002010C1" w:rsidRPr="002010C1" w:rsidRDefault="002010C1" w:rsidP="002010C1">
      <w:pPr>
        <w:autoSpaceDE w:val="0"/>
        <w:autoSpaceDN w:val="0"/>
        <w:adjustRightInd w:val="0"/>
        <w:jc w:val="both"/>
        <w:rPr>
          <w:rFonts w:cs="Times New Roman"/>
          <w:b/>
          <w:szCs w:val="24"/>
        </w:rPr>
      </w:pPr>
      <w:r w:rsidRPr="002010C1">
        <w:rPr>
          <w:rFonts w:cs="Times New Roman"/>
          <w:b/>
          <w:szCs w:val="24"/>
        </w:rPr>
        <w:t>R3 asks the authors to consider including cause-specific data from WHO, which would strengthen the analysis further. Please consider following this suggestion.</w:t>
      </w:r>
    </w:p>
    <w:p w14:paraId="10809D55" w14:textId="77777777" w:rsidR="005F7FFD" w:rsidRDefault="005F7FFD"/>
    <w:p w14:paraId="1F4D7049" w14:textId="0AD6216D" w:rsidR="00957A96" w:rsidRDefault="005F7FFD">
      <w:r>
        <w:t>We considered this possibility also at an earlier stage</w:t>
      </w:r>
      <w:r w:rsidR="00957A96">
        <w:t xml:space="preserve"> of research</w:t>
      </w:r>
      <w:r>
        <w:t>. Frankly, the ruptures between causes of death over the ICD revisions were so large, that we were w</w:t>
      </w:r>
      <w:r w:rsidR="00957A96">
        <w:t>orried about the data integrity and felt strongly that it was better to err on the side of caution. In the current version of the manuscript we explain the problems with WHO data in greater detail and have included an online link to figures showing the extent of these ruptures. By doing so, we hope we can bring the problem of unharmonized cause-of-death data to the attention of the research community, so that the value of reconstructed time series of cause of death data can be more fully appreciated.</w:t>
      </w:r>
    </w:p>
    <w:p w14:paraId="45F95DFB" w14:textId="77777777" w:rsidR="00957A96" w:rsidRDefault="00957A96"/>
    <w:p w14:paraId="34D49B70" w14:textId="338EBD25" w:rsidR="002010C1" w:rsidRDefault="002010C1"/>
    <w:p w14:paraId="69C3B796" w14:textId="77777777" w:rsidR="00957A96" w:rsidRDefault="00957A96" w:rsidP="0053754D">
      <w:pPr>
        <w:jc w:val="both"/>
        <w:rPr>
          <w:b/>
        </w:rPr>
      </w:pPr>
    </w:p>
    <w:p w14:paraId="1C7A4D3B" w14:textId="77777777" w:rsidR="002010C1" w:rsidRPr="00012759" w:rsidRDefault="002010C1" w:rsidP="0053754D">
      <w:pPr>
        <w:jc w:val="both"/>
        <w:rPr>
          <w:b/>
        </w:rPr>
      </w:pPr>
      <w:r w:rsidRPr="00012759">
        <w:rPr>
          <w:b/>
        </w:rPr>
        <w:lastRenderedPageBreak/>
        <w:t>Reply to reviewers</w:t>
      </w:r>
    </w:p>
    <w:p w14:paraId="1AF19C0A" w14:textId="77777777" w:rsidR="002010C1" w:rsidRPr="004C1231" w:rsidRDefault="002010C1" w:rsidP="0053754D">
      <w:pPr>
        <w:autoSpaceDE w:val="0"/>
        <w:autoSpaceDN w:val="0"/>
        <w:adjustRightInd w:val="0"/>
        <w:jc w:val="both"/>
        <w:rPr>
          <w:rFonts w:cs="Times New Roman"/>
          <w:szCs w:val="24"/>
        </w:rPr>
      </w:pPr>
      <w:r w:rsidRPr="00F27036">
        <w:rPr>
          <w:rFonts w:cs="Times New Roman"/>
          <w:szCs w:val="24"/>
        </w:rPr>
        <w:t>We appreciate the reviewers' comments; their det</w:t>
      </w:r>
      <w:r>
        <w:rPr>
          <w:rFonts w:cs="Times New Roman"/>
          <w:szCs w:val="24"/>
        </w:rPr>
        <w:t xml:space="preserve">ailed reading of the manuscript </w:t>
      </w:r>
      <w:r w:rsidRPr="00F27036">
        <w:rPr>
          <w:rFonts w:cs="Times New Roman"/>
          <w:szCs w:val="24"/>
        </w:rPr>
        <w:t xml:space="preserve">and many suggestions that have greatly improved the article. </w:t>
      </w:r>
      <w:r w:rsidRPr="004C1231">
        <w:rPr>
          <w:rFonts w:cs="Times New Roman"/>
          <w:szCs w:val="24"/>
        </w:rPr>
        <w:t xml:space="preserve">Our responses to the reviewers’ comments are outlined below </w:t>
      </w:r>
      <w:r>
        <w:rPr>
          <w:rFonts w:cs="Times New Roman"/>
          <w:szCs w:val="24"/>
        </w:rPr>
        <w:t xml:space="preserve">in regular font with reviewer’s comments </w:t>
      </w:r>
      <w:r w:rsidRPr="004C1231">
        <w:rPr>
          <w:rFonts w:cs="Times New Roman"/>
          <w:szCs w:val="24"/>
        </w:rPr>
        <w:t>in bold font.</w:t>
      </w:r>
    </w:p>
    <w:p w14:paraId="41FBE9AC" w14:textId="77777777" w:rsidR="002010C1" w:rsidRDefault="002010C1" w:rsidP="0053754D">
      <w:pPr>
        <w:jc w:val="both"/>
      </w:pPr>
    </w:p>
    <w:p w14:paraId="04821B23" w14:textId="56CCFD44" w:rsidR="002010C1" w:rsidRDefault="002010C1" w:rsidP="0053754D">
      <w:pPr>
        <w:jc w:val="both"/>
        <w:rPr>
          <w:b/>
        </w:rPr>
      </w:pPr>
      <w:r w:rsidRPr="00111E2D">
        <w:rPr>
          <w:b/>
        </w:rPr>
        <w:t>R</w:t>
      </w:r>
      <w:r>
        <w:rPr>
          <w:b/>
        </w:rPr>
        <w:t>eviewer</w:t>
      </w:r>
      <w:r w:rsidRPr="00111E2D">
        <w:rPr>
          <w:b/>
        </w:rPr>
        <w:t xml:space="preserve"> 1</w:t>
      </w:r>
    </w:p>
    <w:p w14:paraId="111CED1A" w14:textId="6FFA5F4F" w:rsidR="002010C1" w:rsidRDefault="002010C1" w:rsidP="0053754D">
      <w:pPr>
        <w:jc w:val="both"/>
        <w:rPr>
          <w:b/>
        </w:rPr>
      </w:pPr>
    </w:p>
    <w:p w14:paraId="4DF38545" w14:textId="77777777" w:rsidR="009F6742" w:rsidRPr="0053754D" w:rsidRDefault="009F6742" w:rsidP="009F6742">
      <w:pPr>
        <w:jc w:val="both"/>
      </w:pPr>
      <w:r w:rsidRPr="0053754D">
        <w:t>We</w:t>
      </w:r>
      <w:r>
        <w:t xml:space="preserve"> thank the reviewer for her/his suggestions. The paper has been revised and re-organized accordingly. Below are the changes/responses to her/his comments.</w:t>
      </w:r>
    </w:p>
    <w:p w14:paraId="124C8009" w14:textId="77777777" w:rsidR="009F6742" w:rsidRDefault="009F6742" w:rsidP="0053754D">
      <w:pPr>
        <w:jc w:val="both"/>
        <w:rPr>
          <w:b/>
        </w:rPr>
      </w:pPr>
    </w:p>
    <w:p w14:paraId="753A7A74" w14:textId="7CF8F46B" w:rsidR="002010C1" w:rsidRDefault="002010C1" w:rsidP="0053754D">
      <w:pPr>
        <w:jc w:val="both"/>
        <w:rPr>
          <w:b/>
        </w:rPr>
      </w:pPr>
      <w:r w:rsidRPr="002010C1">
        <w:rPr>
          <w:b/>
        </w:rPr>
        <w:t xml:space="preserve">The submitted article represents a solid research finding in the field of lifespan inequalities, focused on the region of Central and Eastern Europe. The studied file of countries represents a known exception from the epidemiologic transition theory and the extension to the study of lifespan disparities seems needed and novel. The authors use advanced methods of lifespan dispersion decomposition and its suitable graphical representation. </w:t>
      </w:r>
    </w:p>
    <w:p w14:paraId="03ED378E" w14:textId="2C011B02" w:rsidR="0053754D" w:rsidRDefault="0053754D" w:rsidP="0053754D">
      <w:pPr>
        <w:jc w:val="both"/>
        <w:rPr>
          <w:b/>
        </w:rPr>
      </w:pPr>
    </w:p>
    <w:p w14:paraId="5F78ABB9" w14:textId="561B20AD" w:rsidR="002010C1" w:rsidRDefault="002010C1" w:rsidP="0053754D">
      <w:pPr>
        <w:jc w:val="both"/>
        <w:rPr>
          <w:b/>
        </w:rPr>
      </w:pPr>
      <w:r w:rsidRPr="002010C1">
        <w:rPr>
          <w:b/>
        </w:rPr>
        <w:t>The text is well structured, however we surprisingly find the main findings already at the end of the introduction. The first section of Results should be called „Age specific rates of mortality improvement“. Different analyses use different distinction of periods, ranging from 3 to 5. Authors explain that period were defined statistically but the final selection doesn</w:t>
      </w:r>
      <w:r w:rsidR="0053754D">
        <w:rPr>
          <w:b/>
        </w:rPr>
        <w:t>’</w:t>
      </w:r>
      <w:r w:rsidRPr="002010C1">
        <w:rPr>
          <w:b/>
        </w:rPr>
        <w:t xml:space="preserve">t correspond to what is described in footnote No.4. </w:t>
      </w:r>
    </w:p>
    <w:p w14:paraId="4EB6B6F1" w14:textId="253999CA" w:rsidR="00597B92" w:rsidRDefault="00597B92" w:rsidP="0053754D">
      <w:pPr>
        <w:jc w:val="both"/>
      </w:pPr>
      <w:r w:rsidRPr="00597B92">
        <w:t>We thank the reviewer for her/his observations.</w:t>
      </w:r>
      <w:r>
        <w:t xml:space="preserve"> The text containing the main findings at the end of the introduction was deleted from this section and merged with the first paragraph of the discussion to highlight the main contribution of the study. It now reads:</w:t>
      </w:r>
    </w:p>
    <w:p w14:paraId="2DCD8E16" w14:textId="77777777" w:rsidR="00EC5E57" w:rsidRDefault="00EC5E57" w:rsidP="0053754D">
      <w:pPr>
        <w:jc w:val="both"/>
      </w:pPr>
    </w:p>
    <w:p w14:paraId="243ABE4B" w14:textId="189ABECF" w:rsidR="00597B92" w:rsidRDefault="00597B92" w:rsidP="0053754D">
      <w:pPr>
        <w:jc w:val="both"/>
        <w:rPr>
          <w:color w:val="000000"/>
        </w:rPr>
      </w:pPr>
      <w:r>
        <w:t xml:space="preserve">“… </w:t>
      </w:r>
      <w:r w:rsidRPr="00EC5E57">
        <w:rPr>
          <w:i/>
          <w:color w:val="000000"/>
        </w:rPr>
        <w:t xml:space="preserve">Over the study period, the acute mortality crises of the </w:t>
      </w:r>
      <w:r w:rsidRPr="00975961">
        <w:rPr>
          <w:i/>
          <w:color w:val="000000"/>
        </w:rPr>
        <w:t>1990s</w:t>
      </w:r>
      <w:r w:rsidRPr="00EC5E57">
        <w:rPr>
          <w:i/>
          <w:color w:val="000000"/>
        </w:rPr>
        <w:t xml:space="preserve"> caused greater year-to-year fluctuation in lifespan variation than in life expectancy. Life expectancy and life disparity moved independently from one another, particularly during periods of life expectancy stagnation caused by uneven age-specific mortality change. Fluctuations in life disparity were, to a large extent, caused by fluctuation in mid</w:t>
      </w:r>
      <w:r w:rsidR="00EC5E57" w:rsidRPr="00EC5E57">
        <w:rPr>
          <w:i/>
          <w:color w:val="000000"/>
        </w:rPr>
        <w:t>-</w:t>
      </w:r>
      <w:r w:rsidRPr="00EC5E57">
        <w:rPr>
          <w:i/>
          <w:color w:val="000000"/>
        </w:rPr>
        <w:t>life mortality that was directly or partially attributable to mortality amenable to alcohol consumption, with different net effects depending on the country and time period.</w:t>
      </w:r>
      <w:r w:rsidR="00EC5E57">
        <w:rPr>
          <w:color w:val="000000"/>
        </w:rPr>
        <w:t>”</w:t>
      </w:r>
    </w:p>
    <w:p w14:paraId="0396C100" w14:textId="665E4D61" w:rsidR="00EC5E57" w:rsidRDefault="00EC5E57" w:rsidP="0053754D">
      <w:pPr>
        <w:jc w:val="both"/>
        <w:rPr>
          <w:color w:val="000000"/>
        </w:rPr>
      </w:pPr>
    </w:p>
    <w:p w14:paraId="4ACB642B" w14:textId="38C594A6" w:rsidR="00EC5E57" w:rsidRDefault="00EC5E57" w:rsidP="0053754D">
      <w:pPr>
        <w:jc w:val="both"/>
        <w:rPr>
          <w:color w:val="000000"/>
        </w:rPr>
      </w:pPr>
      <w:r>
        <w:rPr>
          <w:color w:val="000000"/>
        </w:rPr>
        <w:t>The first section of Results is now called “</w:t>
      </w:r>
      <w:r w:rsidRPr="00B93B69">
        <w:rPr>
          <w:i/>
          <w:color w:val="000000"/>
        </w:rPr>
        <w:t>Age specific rates of mortality improvement</w:t>
      </w:r>
      <w:r>
        <w:rPr>
          <w:color w:val="000000"/>
        </w:rPr>
        <w:t>”, as suggested.</w:t>
      </w:r>
    </w:p>
    <w:p w14:paraId="1340D955" w14:textId="654AD563" w:rsidR="00EC5E57" w:rsidRDefault="00EC5E57" w:rsidP="0053754D">
      <w:pPr>
        <w:jc w:val="both"/>
      </w:pPr>
    </w:p>
    <w:p w14:paraId="0DA85356" w14:textId="1901AAB5" w:rsidR="00E94A2A" w:rsidRDefault="005825D4" w:rsidP="0053754D">
      <w:pPr>
        <w:jc w:val="both"/>
      </w:pPr>
      <w:r>
        <w:t>It is true that the analyses differ</w:t>
      </w:r>
      <w:r w:rsidR="00F55F4F">
        <w:t>ed</w:t>
      </w:r>
      <w:r>
        <w:t xml:space="preserve"> in terms of the distinction of the periods</w:t>
      </w:r>
      <w:r w:rsidR="000D2831">
        <w:t xml:space="preserve">. To make the analysis consistent, Figure 2 now includes the two additional periods that are shown in the subsequent </w:t>
      </w:r>
      <w:r w:rsidR="00344170">
        <w:t>f</w:t>
      </w:r>
      <w:r w:rsidR="000D2831">
        <w:t>igure</w:t>
      </w:r>
      <w:r w:rsidR="00344170">
        <w:t>s</w:t>
      </w:r>
      <w:r w:rsidR="00542006">
        <w:t xml:space="preserve"> and it has been described accordingly</w:t>
      </w:r>
      <w:r w:rsidR="000D2831">
        <w:t xml:space="preserve">. </w:t>
      </w:r>
      <w:r w:rsidR="00E94A2A">
        <w:t>Now it looks like:</w:t>
      </w:r>
    </w:p>
    <w:p w14:paraId="3503622D" w14:textId="3F7878AD" w:rsidR="00894CE8" w:rsidRDefault="00894CE8" w:rsidP="0053754D">
      <w:pPr>
        <w:jc w:val="both"/>
      </w:pPr>
    </w:p>
    <w:p w14:paraId="0BBA5673" w14:textId="7F78F461" w:rsidR="00894CE8" w:rsidRDefault="00894CE8" w:rsidP="0053754D">
      <w:pPr>
        <w:jc w:val="both"/>
      </w:pPr>
      <w:r>
        <w:rPr>
          <w:noProof/>
        </w:rPr>
        <w:lastRenderedPageBreak/>
        <w:drawing>
          <wp:anchor distT="0" distB="0" distL="114300" distR="114300" simplePos="0" relativeHeight="251658752" behindDoc="0" locked="0" layoutInCell="1" allowOverlap="1" wp14:anchorId="36025870" wp14:editId="5F4A8C75">
            <wp:simplePos x="0" y="0"/>
            <wp:positionH relativeFrom="column">
              <wp:posOffset>-113161</wp:posOffset>
            </wp:positionH>
            <wp:positionV relativeFrom="paragraph">
              <wp:posOffset>56561</wp:posOffset>
            </wp:positionV>
            <wp:extent cx="6400800" cy="4244975"/>
            <wp:effectExtent l="0" t="0" r="0"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4244975"/>
                    </a:xfrm>
                    <a:prstGeom prst="rect">
                      <a:avLst/>
                    </a:prstGeom>
                  </pic:spPr>
                </pic:pic>
              </a:graphicData>
            </a:graphic>
            <wp14:sizeRelH relativeFrom="page">
              <wp14:pctWidth>0</wp14:pctWidth>
            </wp14:sizeRelH>
            <wp14:sizeRelV relativeFrom="page">
              <wp14:pctHeight>0</wp14:pctHeight>
            </wp14:sizeRelV>
          </wp:anchor>
        </w:drawing>
      </w:r>
    </w:p>
    <w:p w14:paraId="17A9AF65" w14:textId="28EDF1C3" w:rsidR="00F93762" w:rsidRDefault="00F93762" w:rsidP="0053754D">
      <w:pPr>
        <w:jc w:val="both"/>
      </w:pPr>
    </w:p>
    <w:p w14:paraId="4B609869" w14:textId="76279BD9" w:rsidR="00F93762" w:rsidRDefault="00F93762" w:rsidP="0053754D">
      <w:pPr>
        <w:jc w:val="both"/>
      </w:pPr>
    </w:p>
    <w:p w14:paraId="6892C1C0" w14:textId="364D33CC" w:rsidR="00F93762" w:rsidRDefault="00F93762" w:rsidP="0053754D">
      <w:pPr>
        <w:jc w:val="both"/>
      </w:pPr>
    </w:p>
    <w:p w14:paraId="69620CD6" w14:textId="77777777" w:rsidR="00E94A2A" w:rsidRDefault="00E94A2A" w:rsidP="0053754D">
      <w:pPr>
        <w:jc w:val="both"/>
      </w:pPr>
    </w:p>
    <w:p w14:paraId="02E92A35" w14:textId="60412BB0" w:rsidR="005825D4" w:rsidRDefault="000D2831" w:rsidP="0053754D">
      <w:pPr>
        <w:jc w:val="both"/>
      </w:pPr>
      <w:r>
        <w:t>The statistical break points in slope changes</w:t>
      </w:r>
      <w:r w:rsidR="0074201B">
        <w:t xml:space="preserve"> in the coefficient of variation</w:t>
      </w:r>
      <w:r>
        <w:t xml:space="preserve"> for male life expectancy</w:t>
      </w:r>
      <w:r w:rsidR="00E271C4">
        <w:t xml:space="preserve"> between countries</w:t>
      </w:r>
      <w:r>
        <w:t xml:space="preserve"> were 1960, 1976, 1986, 1993 and 2001. </w:t>
      </w:r>
      <w:r w:rsidR="00497205">
        <w:t xml:space="preserve">We instead used </w:t>
      </w:r>
      <w:r w:rsidR="003D141E">
        <w:t xml:space="preserve">complete decades or historical events </w:t>
      </w:r>
      <w:r w:rsidR="00497205">
        <w:t>which</w:t>
      </w:r>
      <w:r w:rsidR="003D141E">
        <w:t xml:space="preserve"> ma</w:t>
      </w:r>
      <w:r w:rsidR="00497205">
        <w:t>d</w:t>
      </w:r>
      <w:r w:rsidR="003D141E">
        <w:t xml:space="preserve">e </w:t>
      </w:r>
      <w:r>
        <w:t>the interpretation of the results easier</w:t>
      </w:r>
      <w:r w:rsidR="003D141E">
        <w:t xml:space="preserve"> than having used these exact break points</w:t>
      </w:r>
      <w:r w:rsidR="00497205">
        <w:t>, which were all within 3 years of the cut points</w:t>
      </w:r>
      <w:r>
        <w:t>.</w:t>
      </w:r>
      <w:r w:rsidR="00AA0177">
        <w:t xml:space="preserve"> For example, the period 1960-1979 (complete years) </w:t>
      </w:r>
      <w:r w:rsidR="00497205">
        <w:t xml:space="preserve">included the </w:t>
      </w:r>
      <w:r w:rsidR="00AA0177">
        <w:t xml:space="preserve">two decades with no substantial changes in the </w:t>
      </w:r>
      <w:commentRangeStart w:id="1"/>
      <w:commentRangeStart w:id="2"/>
      <w:r w:rsidR="00AA0177">
        <w:t>coefficient of variation</w:t>
      </w:r>
      <w:r w:rsidR="00E271C4">
        <w:t xml:space="preserve"> between life expectancies</w:t>
      </w:r>
      <w:r w:rsidR="00AA0177">
        <w:t>.</w:t>
      </w:r>
      <w:commentRangeEnd w:id="1"/>
      <w:r w:rsidR="00497205">
        <w:rPr>
          <w:rStyle w:val="CommentReference"/>
        </w:rPr>
        <w:commentReference w:id="1"/>
      </w:r>
      <w:commentRangeEnd w:id="2"/>
      <w:r w:rsidR="00E271C4">
        <w:rPr>
          <w:rStyle w:val="CommentReference"/>
        </w:rPr>
        <w:commentReference w:id="2"/>
      </w:r>
      <w:r w:rsidR="00AA0177">
        <w:t xml:space="preserve"> The next break point (1986) was extended to 1988 to include completely Gorbachev</w:t>
      </w:r>
      <w:r w:rsidR="00344170">
        <w:t>’s</w:t>
      </w:r>
      <w:r w:rsidR="00AA0177">
        <w:t xml:space="preserve"> anti-alcohol campaign, which was implemented in the period 1985-1988. This campaign was an unprecedented effort- in both scale and scope- to control supply and demand of alcohol and, simultaneously raising the effective price of drinking and subsidizing substitutes for alcohol consumption (</w:t>
      </w:r>
      <w:r w:rsidR="00AA0177" w:rsidRPr="00201071">
        <w:t>Bhattacharya</w:t>
      </w:r>
      <w:r w:rsidR="00E94A2A" w:rsidRPr="00201071">
        <w:t xml:space="preserve"> et al</w:t>
      </w:r>
      <w:r w:rsidR="00AA0177" w:rsidRPr="00201071">
        <w:t xml:space="preserve"> 2013</w:t>
      </w:r>
      <w:r w:rsidR="0054788E" w:rsidRPr="00201071">
        <w:t>).</w:t>
      </w:r>
      <w:r w:rsidR="0054788E">
        <w:t xml:space="preserve"> Additionally,</w:t>
      </w:r>
      <w:r w:rsidR="00E94A2A" w:rsidRPr="00201071">
        <w:t xml:space="preserve"> </w:t>
      </w:r>
      <w:r w:rsidR="0054788E">
        <w:t>t</w:t>
      </w:r>
      <w:r w:rsidR="00E94A2A" w:rsidRPr="00201071">
        <w:t xml:space="preserve">his campaign was </w:t>
      </w:r>
      <w:r w:rsidR="00E94A2A" w:rsidRPr="00E94A2A">
        <w:t xml:space="preserve">partly the reason of the rise in life expectancy in those years (Leon et al 1997, Bobadilla et al 1997, </w:t>
      </w:r>
      <w:proofErr w:type="spellStart"/>
      <w:r w:rsidR="00E94A2A" w:rsidRPr="00E94A2A">
        <w:t>Cockerman</w:t>
      </w:r>
      <w:proofErr w:type="spellEnd"/>
      <w:r w:rsidR="00E94A2A" w:rsidRPr="00E94A2A">
        <w:t xml:space="preserve"> 1999)</w:t>
      </w:r>
      <w:r w:rsidR="00201071">
        <w:t>. The following break point was used exactly since it allows the period 1988-1993 to include</w:t>
      </w:r>
      <w:r w:rsidR="0054788E">
        <w:t xml:space="preserve"> the dissolution of the Soviet Union in late 1991 and</w:t>
      </w:r>
      <w:r w:rsidR="00201071">
        <w:t xml:space="preserve"> the largest drops in life expectancy </w:t>
      </w:r>
      <w:r w:rsidR="00AF61AF">
        <w:t xml:space="preserve">in Russia, Latvia, Estonia, Lithuania, and less marked in Ukraine, Belarus, and Bulgaria </w:t>
      </w:r>
      <w:r w:rsidR="0054788E">
        <w:t xml:space="preserve">in 1992-1993 </w:t>
      </w:r>
      <w:r w:rsidR="00AF61AF">
        <w:t>(see Figure 2 in the manuscript and HMD 2018)</w:t>
      </w:r>
      <w:r w:rsidR="0054788E">
        <w:t>. Finally, the year 2001 was changed to 2000 to start with the 21</w:t>
      </w:r>
      <w:r w:rsidR="0054788E" w:rsidRPr="0054788E">
        <w:rPr>
          <w:vertAlign w:val="superscript"/>
        </w:rPr>
        <w:t>st</w:t>
      </w:r>
      <w:r w:rsidR="0054788E">
        <w:t xml:space="preserve"> </w:t>
      </w:r>
      <w:commentRangeStart w:id="3"/>
      <w:commentRangeStart w:id="4"/>
      <w:r w:rsidR="0054788E">
        <w:t>century</w:t>
      </w:r>
      <w:commentRangeEnd w:id="3"/>
      <w:r w:rsidR="00AF189B">
        <w:rPr>
          <w:rStyle w:val="CommentReference"/>
        </w:rPr>
        <w:commentReference w:id="3"/>
      </w:r>
      <w:commentRangeEnd w:id="4"/>
      <w:r w:rsidR="00E271C4">
        <w:rPr>
          <w:rStyle w:val="CommentReference"/>
        </w:rPr>
        <w:commentReference w:id="4"/>
      </w:r>
      <w:r w:rsidR="0054788E">
        <w:t>.</w:t>
      </w:r>
    </w:p>
    <w:p w14:paraId="0CAA7B6E" w14:textId="05EE1936" w:rsidR="00D445A8" w:rsidRDefault="00D445A8" w:rsidP="0053754D">
      <w:pPr>
        <w:jc w:val="both"/>
      </w:pPr>
    </w:p>
    <w:p w14:paraId="08096B35" w14:textId="202C1E1C" w:rsidR="000F3040" w:rsidRDefault="00497205" w:rsidP="0053754D">
      <w:pPr>
        <w:jc w:val="both"/>
      </w:pPr>
      <w:r>
        <w:lastRenderedPageBreak/>
        <w:t>We understand the concern about why we did not</w:t>
      </w:r>
      <w:r w:rsidR="00F55F4F">
        <w:t xml:space="preserve"> instead use</w:t>
      </w:r>
      <w:r>
        <w:t xml:space="preserve"> the (potentially more objective) statistical breaks. To demonstrate that this had little impact on our results, we have recreated the association</w:t>
      </w:r>
      <w:r w:rsidR="000250FC">
        <w:t xml:space="preserve"> </w:t>
      </w:r>
      <w:r>
        <w:t>figure with the statistically determined cut-off periods</w:t>
      </w:r>
      <w:r w:rsidR="000250FC">
        <w:t xml:space="preserve"> (see below)</w:t>
      </w:r>
      <w:r>
        <w:t xml:space="preserve">. Our selection does not change the main results compared with the statistically found </w:t>
      </w:r>
      <w:commentRangeStart w:id="5"/>
      <w:commentRangeStart w:id="6"/>
      <w:r>
        <w:t>ones</w:t>
      </w:r>
      <w:commentRangeEnd w:id="5"/>
      <w:r>
        <w:rPr>
          <w:rStyle w:val="CommentReference"/>
        </w:rPr>
        <w:commentReference w:id="5"/>
      </w:r>
      <w:commentRangeEnd w:id="6"/>
      <w:r w:rsidR="006C6B99">
        <w:rPr>
          <w:rStyle w:val="CommentReference"/>
        </w:rPr>
        <w:commentReference w:id="6"/>
      </w:r>
      <w:r>
        <w:t xml:space="preserve"> </w:t>
      </w:r>
      <w:r w:rsidR="00D445A8">
        <w:t xml:space="preserve">In addition, we have created an interactive app </w:t>
      </w:r>
      <w:r>
        <w:rPr>
          <w:rStyle w:val="CommentReference"/>
        </w:rPr>
        <w:commentReference w:id="7"/>
      </w:r>
      <w:r w:rsidR="00CD04E9">
        <w:rPr>
          <w:rStyle w:val="CommentReference"/>
        </w:rPr>
        <w:commentReference w:id="8"/>
      </w:r>
      <w:r w:rsidR="00D445A8">
        <w:t>(</w:t>
      </w:r>
      <w:hyperlink r:id="rId11" w:history="1">
        <w:r w:rsidR="00D445A8" w:rsidRPr="00225329">
          <w:rPr>
            <w:rStyle w:val="Hyperlink"/>
          </w:rPr>
          <w:t>https://dem</w:t>
        </w:r>
        <w:r w:rsidR="00D445A8" w:rsidRPr="00225329">
          <w:rPr>
            <w:rStyle w:val="Hyperlink"/>
          </w:rPr>
          <w:t>o</w:t>
        </w:r>
        <w:r w:rsidR="00D445A8" w:rsidRPr="00225329">
          <w:rPr>
            <w:rStyle w:val="Hyperlink"/>
          </w:rPr>
          <w:t>graphs.shinyapps.io/CEE_App/</w:t>
        </w:r>
      </w:hyperlink>
      <w:r w:rsidR="001A37FE">
        <w:t>)</w:t>
      </w:r>
      <w:r w:rsidR="00D445A8">
        <w:t>. In this app, the reviewers</w:t>
      </w:r>
      <w:r>
        <w:t xml:space="preserve"> (and later the readers)</w:t>
      </w:r>
      <w:r w:rsidR="00D445A8">
        <w:t xml:space="preserve"> can select the years</w:t>
      </w:r>
      <w:r w:rsidR="000F3040">
        <w:t xml:space="preserve"> (</w:t>
      </w:r>
      <w:r w:rsidR="00136163">
        <w:t xml:space="preserve">Association results by period and </w:t>
      </w:r>
      <w:r w:rsidR="000F3040">
        <w:t>Decomposition results by period panel</w:t>
      </w:r>
      <w:r w:rsidR="00136163">
        <w:t>s</w:t>
      </w:r>
      <w:r w:rsidR="000F3040">
        <w:t>)</w:t>
      </w:r>
      <w:r w:rsidR="00D445A8">
        <w:t xml:space="preserve"> selected statistically (or any combination) and see </w:t>
      </w:r>
      <w:r w:rsidR="000F3040">
        <w:t>how sensitive the results are to the selection of the periods.</w:t>
      </w:r>
      <w:r>
        <w:t xml:space="preserve"> We hope this will alleviate any potential reader concerns that we might have cherry picked dates to strengthen our arguments.</w:t>
      </w:r>
    </w:p>
    <w:p w14:paraId="019B5F07" w14:textId="6EA5D423" w:rsidR="00AA0177" w:rsidRDefault="00AA0177" w:rsidP="0053754D">
      <w:pPr>
        <w:jc w:val="both"/>
      </w:pPr>
    </w:p>
    <w:p w14:paraId="77CB4AAA" w14:textId="6AC82252" w:rsidR="003F6508" w:rsidRDefault="00F97085" w:rsidP="0053754D">
      <w:pPr>
        <w:jc w:val="both"/>
      </w:pPr>
      <w:r>
        <w:rPr>
          <w:noProof/>
        </w:rPr>
        <w:drawing>
          <wp:anchor distT="0" distB="0" distL="114300" distR="114300" simplePos="0" relativeHeight="251652608" behindDoc="0" locked="0" layoutInCell="1" allowOverlap="1" wp14:anchorId="3F1A056C" wp14:editId="5A5445AB">
            <wp:simplePos x="0" y="0"/>
            <wp:positionH relativeFrom="column">
              <wp:posOffset>-154745</wp:posOffset>
            </wp:positionH>
            <wp:positionV relativeFrom="paragraph">
              <wp:posOffset>202516</wp:posOffset>
            </wp:positionV>
            <wp:extent cx="6818630" cy="3383280"/>
            <wp:effectExtent l="0" t="0" r="127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18630" cy="3383280"/>
                    </a:xfrm>
                    <a:prstGeom prst="rect">
                      <a:avLst/>
                    </a:prstGeom>
                  </pic:spPr>
                </pic:pic>
              </a:graphicData>
            </a:graphic>
            <wp14:sizeRelH relativeFrom="page">
              <wp14:pctWidth>0</wp14:pctWidth>
            </wp14:sizeRelH>
            <wp14:sizeRelV relativeFrom="page">
              <wp14:pctHeight>0</wp14:pctHeight>
            </wp14:sizeRelV>
          </wp:anchor>
        </w:drawing>
      </w:r>
    </w:p>
    <w:p w14:paraId="44816950" w14:textId="77777777" w:rsidR="003F6508" w:rsidRDefault="003F6508" w:rsidP="0053754D">
      <w:pPr>
        <w:jc w:val="both"/>
      </w:pPr>
    </w:p>
    <w:p w14:paraId="66AD3256" w14:textId="77777777" w:rsidR="003F6508" w:rsidRDefault="003F6508" w:rsidP="0053754D">
      <w:pPr>
        <w:jc w:val="both"/>
      </w:pPr>
    </w:p>
    <w:p w14:paraId="7CCC0B5D" w14:textId="35BD05E4" w:rsidR="00AA0177" w:rsidRDefault="00AA0177" w:rsidP="0053754D">
      <w:pPr>
        <w:jc w:val="both"/>
      </w:pPr>
      <w:r>
        <w:t>References:</w:t>
      </w:r>
    </w:p>
    <w:p w14:paraId="4795626C" w14:textId="77777777" w:rsidR="00AF61AF" w:rsidRPr="00E94A2A" w:rsidRDefault="00AF61AF" w:rsidP="00AF61AF">
      <w:pPr>
        <w:jc w:val="both"/>
      </w:pPr>
      <w:r w:rsidRPr="00E94A2A">
        <w:t>Bobadilla, J. L., Costello, C. A., Mitchell, F., &amp; National Research Council (US) Committee on Population. (1997). The Anti-Alcohol Campaign and Variations in Russian Mortality.</w:t>
      </w:r>
    </w:p>
    <w:p w14:paraId="769E305A" w14:textId="77777777" w:rsidR="00AA0177" w:rsidRPr="00E94A2A" w:rsidRDefault="00AA0177" w:rsidP="0053754D">
      <w:pPr>
        <w:jc w:val="both"/>
      </w:pPr>
    </w:p>
    <w:p w14:paraId="23C371C3" w14:textId="7B1F7C25" w:rsidR="00AA0177" w:rsidRPr="00E94A2A" w:rsidRDefault="00AA0177" w:rsidP="0053754D">
      <w:pPr>
        <w:jc w:val="both"/>
      </w:pPr>
      <w:r w:rsidRPr="00E94A2A">
        <w:t xml:space="preserve">Bhattacharya, J., </w:t>
      </w:r>
      <w:proofErr w:type="spellStart"/>
      <w:r w:rsidRPr="00E94A2A">
        <w:t>Gathmann</w:t>
      </w:r>
      <w:proofErr w:type="spellEnd"/>
      <w:r w:rsidRPr="00E94A2A">
        <w:t>, C., &amp; Miller, G. (2013). The Gorbachev anti-alcohol campaign and Russia's mortality crisis. American Economic Journal: Applied Economics, 5(2), 232-260.</w:t>
      </w:r>
    </w:p>
    <w:p w14:paraId="01EA86A4" w14:textId="3353ACB1" w:rsidR="00E94A2A" w:rsidRDefault="00E94A2A" w:rsidP="0053754D">
      <w:pPr>
        <w:jc w:val="both"/>
      </w:pPr>
    </w:p>
    <w:p w14:paraId="1BF0CBBE" w14:textId="77777777" w:rsidR="00AF61AF" w:rsidRDefault="00AF61AF" w:rsidP="00AF61AF">
      <w:pPr>
        <w:jc w:val="both"/>
      </w:pPr>
      <w:proofErr w:type="spellStart"/>
      <w:r w:rsidRPr="00E94A2A">
        <w:t>Cockerham</w:t>
      </w:r>
      <w:proofErr w:type="spellEnd"/>
      <w:r w:rsidRPr="00E94A2A">
        <w:t>, W. C. (1999). Health and social change in Russia and Eastern Europe. Psychology Press.</w:t>
      </w:r>
    </w:p>
    <w:p w14:paraId="2C14CF37" w14:textId="77777777" w:rsidR="00AF61AF" w:rsidRPr="00E94A2A" w:rsidRDefault="00AF61AF" w:rsidP="0053754D">
      <w:pPr>
        <w:jc w:val="both"/>
      </w:pPr>
    </w:p>
    <w:p w14:paraId="4B99F8CE" w14:textId="4F597708" w:rsidR="00E94A2A" w:rsidRPr="00E94A2A" w:rsidRDefault="00E94A2A" w:rsidP="0053754D">
      <w:pPr>
        <w:jc w:val="both"/>
      </w:pPr>
      <w:r w:rsidRPr="00E94A2A">
        <w:t xml:space="preserve">Leon, D. A., </w:t>
      </w:r>
      <w:proofErr w:type="spellStart"/>
      <w:r w:rsidRPr="00E94A2A">
        <w:t>Chenet</w:t>
      </w:r>
      <w:proofErr w:type="spellEnd"/>
      <w:r w:rsidRPr="00E94A2A">
        <w:t xml:space="preserve">, L., Shkolnikov, V. M., </w:t>
      </w:r>
      <w:proofErr w:type="spellStart"/>
      <w:r w:rsidRPr="00E94A2A">
        <w:t>Zakharov</w:t>
      </w:r>
      <w:proofErr w:type="spellEnd"/>
      <w:r w:rsidRPr="00E94A2A">
        <w:t xml:space="preserve">, S., Shapiro, J., </w:t>
      </w:r>
      <w:proofErr w:type="spellStart"/>
      <w:r w:rsidRPr="00E94A2A">
        <w:t>Rakhmanova</w:t>
      </w:r>
      <w:proofErr w:type="spellEnd"/>
      <w:r w:rsidRPr="00E94A2A">
        <w:t>, G., ... &amp; McKee, M. (1997). Huge variation in Russian mortality rates 1984–94: artefact, alcohol, or what?. The lancet, 350(9075), 383-388.</w:t>
      </w:r>
    </w:p>
    <w:p w14:paraId="2D8B95E4" w14:textId="7FB7E942" w:rsidR="00AF61AF" w:rsidRDefault="00AF61AF" w:rsidP="0053754D">
      <w:pPr>
        <w:jc w:val="both"/>
      </w:pPr>
    </w:p>
    <w:p w14:paraId="57409E23" w14:textId="2959F99F" w:rsidR="00AF61AF" w:rsidRPr="00597B92" w:rsidRDefault="00AF61AF" w:rsidP="0053754D">
      <w:pPr>
        <w:jc w:val="both"/>
      </w:pPr>
      <w:r w:rsidRPr="00AF61AF">
        <w:lastRenderedPageBreak/>
        <w:t>Wilmoth, J. R., &amp; Shkolnikov, V. (2008). Human mortality database. University of California, Berkeley (USA), and Max Planck Institute for Demographic Research (Germany).</w:t>
      </w:r>
    </w:p>
    <w:p w14:paraId="3360D484" w14:textId="63C85AB9" w:rsidR="002010C1" w:rsidRDefault="002010C1" w:rsidP="0053754D">
      <w:pPr>
        <w:jc w:val="both"/>
        <w:rPr>
          <w:b/>
        </w:rPr>
      </w:pPr>
      <w:r w:rsidRPr="002010C1">
        <w:rPr>
          <w:b/>
        </w:rPr>
        <w:cr/>
        <w:t>The decomposition method should be better explained. It is rather unclear what is the threshold age (mentioned later in results section) which differentiates ages which compress / expand the mortality and how is it computed.</w:t>
      </w:r>
    </w:p>
    <w:p w14:paraId="184D52D6" w14:textId="7608730B" w:rsidR="00F44E3D" w:rsidRDefault="00F44E3D" w:rsidP="0053754D">
      <w:pPr>
        <w:jc w:val="both"/>
      </w:pPr>
      <w:r>
        <w:t xml:space="preserve">We added a paragraph explaining with more detail the decomposition method and how the age-cause specific effects between </w:t>
      </w:r>
      <w:r w:rsidR="00A369AA">
        <w:t>two time points are derived following the line integral model (</w:t>
      </w:r>
      <w:proofErr w:type="spellStart"/>
      <w:r w:rsidR="00A369AA">
        <w:t>Horiuchi</w:t>
      </w:r>
      <w:proofErr w:type="spellEnd"/>
      <w:r w:rsidR="00A369AA">
        <w:t xml:space="preserve"> et al 2008):</w:t>
      </w:r>
    </w:p>
    <w:p w14:paraId="3D327345" w14:textId="077E9B91" w:rsidR="00A369AA" w:rsidRDefault="00A369AA" w:rsidP="004B50C8">
      <w:pPr>
        <w:jc w:val="both"/>
      </w:pPr>
    </w:p>
    <w:p w14:paraId="4CA3863E" w14:textId="593AA20E" w:rsidR="00A369AA" w:rsidRPr="00A369AA" w:rsidRDefault="00A369AA" w:rsidP="004B5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heme="minorEastAsia"/>
          <w:i/>
        </w:rPr>
      </w:pPr>
      <w:r>
        <w:t>“</w:t>
      </w:r>
      <w:r w:rsidRPr="00A369AA">
        <w:rPr>
          <w:i/>
        </w:rPr>
        <w:t xml:space="preserve">The decomposition method used in this paper is based on the line integral model </w:t>
      </w:r>
      <w:r w:rsidRPr="004B50C8">
        <w:rPr>
          <w:i/>
        </w:rPr>
        <w:t>(</w:t>
      </w:r>
      <w:proofErr w:type="spellStart"/>
      <w:r w:rsidRPr="004B50C8">
        <w:rPr>
          <w:i/>
        </w:rPr>
        <w:t>Horiuchi</w:t>
      </w:r>
      <w:proofErr w:type="spellEnd"/>
      <w:r w:rsidRPr="004B50C8">
        <w:rPr>
          <w:i/>
        </w:rPr>
        <w:t xml:space="preserve"> et al 2008)</w:t>
      </w:r>
      <w:r w:rsidRPr="00A369AA">
        <w:rPr>
          <w:i/>
        </w:rPr>
        <w:t>. Suppose</w:t>
      </w:r>
      <w:r w:rsidRPr="004B50C8">
        <w:rPr>
          <w:i/>
        </w:rPr>
        <w:t xml:space="preserve"> </w:t>
      </w:r>
      <m:oMath>
        <m:r>
          <w:rPr>
            <w:rFonts w:ascii="Cambria Math" w:hAnsi="Cambria Math"/>
          </w:rPr>
          <m:t>f</m:t>
        </m:r>
      </m:oMath>
      <w:r w:rsidR="005B19C7" w:rsidRPr="004B50C8">
        <w:rPr>
          <w:i/>
        </w:rPr>
        <w:t xml:space="preserve"> </w:t>
      </w:r>
      <w:r w:rsidRPr="00A369AA">
        <w:rPr>
          <w:i/>
        </w:rPr>
        <w:t>(e.g.</w:t>
      </w:r>
      <w:r w:rsidR="005B19C7" w:rsidRPr="004B50C8">
        <w:rPr>
          <w:i/>
        </w:rPr>
        <w:t xml:space="preserve">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4B50C8" w:rsidRPr="004B50C8">
        <w:rPr>
          <w:rFonts w:eastAsiaTheme="minorEastAsia"/>
          <w:i/>
        </w:rPr>
        <w:t xml:space="preserve"> or life expectancy</w:t>
      </w:r>
      <w:r w:rsidRPr="00A369AA">
        <w:rPr>
          <w:i/>
        </w:rPr>
        <w:t xml:space="preserve">) is a differentiable function of </w:t>
      </w:r>
      <m:oMath>
        <m:r>
          <w:rPr>
            <w:rFonts w:ascii="Cambria Math" w:hAnsi="Cambria Math"/>
          </w:rPr>
          <m:t>n</m:t>
        </m:r>
      </m:oMath>
      <w:r w:rsidR="00780E4C" w:rsidRPr="004B50C8">
        <w:rPr>
          <w:rFonts w:eastAsiaTheme="minorEastAsia"/>
          <w:i/>
        </w:rPr>
        <w:t xml:space="preserve"> </w:t>
      </w:r>
      <w:r w:rsidR="00780E4C" w:rsidRPr="004B50C8">
        <w:rPr>
          <w:i/>
        </w:rPr>
        <w:t xml:space="preserve">covariates (e.g. each age-cause </w:t>
      </w:r>
      <w:r w:rsidRPr="00A369AA">
        <w:rPr>
          <w:i/>
        </w:rPr>
        <w:t xml:space="preserve">specific mortality rate) denoted by the vector </w:t>
      </w:r>
      <m:oMath>
        <m:r>
          <m:rPr>
            <m:sty m:val="bi"/>
          </m:rPr>
          <w:rPr>
            <w:rFonts w:ascii="Cambria Math" w:hAnsi="Cambria Math"/>
          </w:rPr>
          <m:t>A</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sSup>
          <m:sSupPr>
            <m:ctrlPr>
              <w:rPr>
                <w:rFonts w:ascii="Cambria Math" w:hAnsi="Cambria Math"/>
                <w:i/>
              </w:rPr>
            </m:ctrlPr>
          </m:sSupPr>
          <m:e>
            <m:r>
              <w:rPr>
                <w:rFonts w:ascii="Cambria Math" w:hAnsi="Cambria Math"/>
              </w:rPr>
              <m:t>]</m:t>
            </m:r>
          </m:e>
          <m:sup>
            <m:r>
              <w:rPr>
                <w:rFonts w:ascii="Cambria Math" w:hAnsi="Cambria Math"/>
              </w:rPr>
              <m:t>T</m:t>
            </m:r>
          </m:sup>
        </m:sSup>
      </m:oMath>
      <w:r w:rsidRPr="00A369AA">
        <w:rPr>
          <w:i/>
        </w:rPr>
        <w:t xml:space="preserve">. Assume that </w:t>
      </w:r>
      <m:oMath>
        <m:r>
          <w:rPr>
            <w:rFonts w:ascii="Cambria Math" w:hAnsi="Cambria Math"/>
          </w:rPr>
          <m:t>f</m:t>
        </m:r>
      </m:oMath>
      <w:r w:rsidR="00780E4C" w:rsidRPr="004B50C8">
        <w:rPr>
          <w:i/>
        </w:rPr>
        <w:t xml:space="preserve"> </w:t>
      </w:r>
      <w:r w:rsidRPr="00A369AA">
        <w:rPr>
          <w:i/>
        </w:rPr>
        <w:t xml:space="preserve">and </w:t>
      </w:r>
      <m:oMath>
        <m:r>
          <m:rPr>
            <m:sty m:val="bi"/>
          </m:rPr>
          <w:rPr>
            <w:rFonts w:ascii="Cambria Math" w:hAnsi="Cambria Math"/>
          </w:rPr>
          <m:t>A</m:t>
        </m:r>
      </m:oMath>
      <w:r w:rsidR="00780E4C" w:rsidRPr="004B50C8">
        <w:rPr>
          <w:i/>
        </w:rPr>
        <w:t xml:space="preserve"> depend </w:t>
      </w:r>
      <w:r w:rsidRPr="00A369AA">
        <w:rPr>
          <w:i/>
        </w:rPr>
        <w:t xml:space="preserve">on the underlying dimension </w:t>
      </w:r>
      <m:oMath>
        <m:r>
          <w:rPr>
            <w:rFonts w:ascii="Cambria Math" w:hAnsi="Cambria Math"/>
          </w:rPr>
          <m:t>t</m:t>
        </m:r>
      </m:oMath>
      <w:r w:rsidRPr="00A369AA">
        <w:rPr>
          <w:i/>
        </w:rPr>
        <w:t xml:space="preserve">, which is time in this case, </w:t>
      </w:r>
      <w:r w:rsidR="00780E4C" w:rsidRPr="004B50C8">
        <w:rPr>
          <w:i/>
        </w:rPr>
        <w:t xml:space="preserve">and that we have observations </w:t>
      </w:r>
      <w:r w:rsidRPr="00A369AA">
        <w:rPr>
          <w:i/>
        </w:rPr>
        <w:t>available in two time points</w:t>
      </w:r>
      <w:r w:rsidR="00780E4C" w:rsidRPr="004B50C8">
        <w:rPr>
          <w:i/>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780E4C" w:rsidRPr="004B50C8">
        <w:rPr>
          <w:i/>
        </w:rPr>
        <w:t xml:space="preserve"> </w:t>
      </w:r>
      <w:r w:rsidRPr="00A369AA">
        <w:rPr>
          <w:i/>
        </w:rPr>
        <w:t xml:space="preserve">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A369AA">
        <w:rPr>
          <w:i/>
        </w:rPr>
        <w:t xml:space="preserve">. Assuming that </w:t>
      </w:r>
      <m:oMath>
        <m:r>
          <m:rPr>
            <m:sty m:val="bi"/>
          </m:rPr>
          <w:rPr>
            <w:rFonts w:ascii="Cambria Math" w:hAnsi="Cambria Math"/>
          </w:rPr>
          <m:t>A</m:t>
        </m:r>
      </m:oMath>
      <w:r w:rsidR="00780E4C" w:rsidRPr="004B50C8">
        <w:rPr>
          <w:i/>
        </w:rPr>
        <w:t xml:space="preserve"> is a differentiable </w:t>
      </w:r>
      <w:r w:rsidRPr="00A369AA">
        <w:rPr>
          <w:i/>
        </w:rPr>
        <w:t xml:space="preserve">function of </w:t>
      </w:r>
      <m:oMath>
        <m:r>
          <w:rPr>
            <w:rFonts w:ascii="Cambria Math" w:hAnsi="Cambria Math"/>
          </w:rPr>
          <m:t>t</m:t>
        </m:r>
      </m:oMath>
      <w:r w:rsidR="00780E4C" w:rsidRPr="004B50C8">
        <w:rPr>
          <w:i/>
        </w:rPr>
        <w:t xml:space="preserve"> </w:t>
      </w:r>
      <w:r w:rsidRPr="00A369AA">
        <w:rPr>
          <w:i/>
        </w:rPr>
        <w:t xml:space="preserve">between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780E4C" w:rsidRPr="004B50C8">
        <w:rPr>
          <w:i/>
        </w:rPr>
        <w:t xml:space="preserve"> </w:t>
      </w:r>
      <w:r w:rsidR="00780E4C" w:rsidRPr="00A369AA">
        <w:rPr>
          <w:i/>
        </w:rPr>
        <w:t xml:space="preserve">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A369AA">
        <w:rPr>
          <w:i/>
        </w:rPr>
        <w:t xml:space="preserve">, the difference in </w:t>
      </w:r>
      <m:oMath>
        <m:r>
          <w:rPr>
            <w:rFonts w:ascii="Cambria Math" w:hAnsi="Cambria Math"/>
          </w:rPr>
          <m:t>f</m:t>
        </m:r>
      </m:oMath>
      <w:r w:rsidRPr="00A369AA">
        <w:rPr>
          <w:i/>
        </w:rPr>
        <w:t xml:space="preserve"> between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780E4C" w:rsidRPr="004B50C8">
        <w:rPr>
          <w:i/>
        </w:rPr>
        <w:t xml:space="preserve"> </w:t>
      </w:r>
      <w:r w:rsidR="00780E4C" w:rsidRPr="00A369AA">
        <w:rPr>
          <w:i/>
        </w:rPr>
        <w:t xml:space="preserve">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780E4C" w:rsidRPr="004B50C8">
        <w:rPr>
          <w:i/>
        </w:rPr>
        <w:t xml:space="preserve">can be </w:t>
      </w:r>
      <w:r w:rsidRPr="00A369AA">
        <w:rPr>
          <w:i/>
        </w:rPr>
        <w:t>expressed as follows:</w:t>
      </w:r>
    </w:p>
    <w:p w14:paraId="0A2D2DF3" w14:textId="113BC92F" w:rsidR="001B0E8B" w:rsidRPr="004B50C8" w:rsidRDefault="00E271C4" w:rsidP="00A3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sub>
                <m:sup>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sup>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e>
              </m:nary>
            </m:e>
          </m:nary>
          <m:r>
            <w:rPr>
              <w:rFonts w:ascii="Cambria Math" w:eastAsiaTheme="minorEastAsia" w:hAnsi="Cambria Math"/>
            </w:rPr>
            <m:t>,                                 (2)</m:t>
          </m:r>
        </m:oMath>
      </m:oMathPara>
    </w:p>
    <w:p w14:paraId="36186CA5" w14:textId="493FC808" w:rsidR="00A369AA" w:rsidRPr="00A369AA" w:rsidRDefault="00A369AA" w:rsidP="004B5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r w:rsidRPr="00A369AA">
        <w:rPr>
          <w:i/>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A369AA">
        <w:rPr>
          <w:i/>
        </w:rPr>
        <w:t xml:space="preserve"> is the total change in </w:t>
      </w:r>
      <m:oMath>
        <m:r>
          <w:rPr>
            <w:rFonts w:ascii="Cambria Math" w:hAnsi="Cambria Math"/>
          </w:rPr>
          <m:t>f</m:t>
        </m:r>
      </m:oMath>
      <w:r w:rsidRPr="00A369AA">
        <w:rPr>
          <w:i/>
        </w:rPr>
        <w:t xml:space="preserve"> </w:t>
      </w:r>
      <w:r w:rsidR="004B50C8" w:rsidRPr="00A369AA">
        <w:rPr>
          <w:i/>
        </w:rPr>
        <w:t>(e.g.</w:t>
      </w:r>
      <w:r w:rsidR="004B50C8" w:rsidRPr="004B50C8">
        <w:rPr>
          <w:i/>
        </w:rPr>
        <w:t xml:space="preserve">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4B50C8" w:rsidRPr="004B50C8">
        <w:rPr>
          <w:rFonts w:eastAsiaTheme="minorEastAsia"/>
          <w:i/>
        </w:rPr>
        <w:t xml:space="preserve"> or life expectancy</w:t>
      </w:r>
      <w:r w:rsidR="004B50C8" w:rsidRPr="00A369AA">
        <w:rPr>
          <w:i/>
        </w:rPr>
        <w:t xml:space="preserve">) </w:t>
      </w:r>
      <w:r w:rsidRPr="00A369AA">
        <w:rPr>
          <w:i/>
        </w:rPr>
        <w:t xml:space="preserve">produced by changes in the </w:t>
      </w:r>
      <m:oMath>
        <m:r>
          <w:rPr>
            <w:rFonts w:ascii="Cambria Math" w:hAnsi="Cambria Math"/>
          </w:rPr>
          <m:t>i</m:t>
        </m:r>
      </m:oMath>
      <w:r w:rsidRPr="00A369AA">
        <w:rPr>
          <w:i/>
        </w:rPr>
        <w:t xml:space="preserve">-th covariate,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A369AA">
        <w:rPr>
          <w:i/>
        </w:rPr>
        <w:t xml:space="preserve">. The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A369AA">
        <w:rPr>
          <w:i/>
        </w:rPr>
        <w:t xml:space="preserve">'s in equation </w:t>
      </w:r>
      <w:r w:rsidR="004B50C8" w:rsidRPr="004B50C8">
        <w:rPr>
          <w:i/>
        </w:rPr>
        <w:t>(2)</w:t>
      </w:r>
      <w:r w:rsidRPr="00A369AA">
        <w:rPr>
          <w:i/>
        </w:rPr>
        <w:t xml:space="preserve"> were computed with numerical integration following the algorithm suggested by </w:t>
      </w:r>
      <w:proofErr w:type="spellStart"/>
      <w:r w:rsidRPr="004B50C8">
        <w:rPr>
          <w:i/>
        </w:rPr>
        <w:t>Horiuchi</w:t>
      </w:r>
      <w:proofErr w:type="spellEnd"/>
      <w:r w:rsidRPr="004B50C8">
        <w:rPr>
          <w:i/>
        </w:rPr>
        <w:t xml:space="preserve"> et al (2008)</w:t>
      </w:r>
      <w:r w:rsidRPr="00A369AA">
        <w:rPr>
          <w:i/>
        </w:rPr>
        <w:t>. This method has the advantage of assuming that covariates change gradually along the time dimension.</w:t>
      </w:r>
    </w:p>
    <w:p w14:paraId="620CC331" w14:textId="77777777" w:rsidR="00A369AA" w:rsidRPr="00A369AA" w:rsidRDefault="00A369AA" w:rsidP="004B5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i/>
          <w:sz w:val="20"/>
          <w:szCs w:val="20"/>
        </w:rPr>
      </w:pPr>
    </w:p>
    <w:p w14:paraId="1F22CD57" w14:textId="00974972" w:rsidR="00A369AA" w:rsidRPr="004B50C8" w:rsidRDefault="00A369AA" w:rsidP="004B50C8">
      <w:pPr>
        <w:jc w:val="both"/>
        <w:rPr>
          <w:i/>
        </w:rPr>
      </w:pPr>
      <w:r w:rsidRPr="004B50C8">
        <w:rPr>
          <w:rFonts w:eastAsia="Times New Roman" w:cs="Times New Roman"/>
          <w:i/>
          <w:color w:val="000000"/>
          <w:szCs w:val="24"/>
        </w:rPr>
        <w:t>We perform such decomposition by single age, period and cause of death..”</w:t>
      </w:r>
    </w:p>
    <w:p w14:paraId="5BF7BC44" w14:textId="2FD3B854" w:rsidR="00A369AA" w:rsidRDefault="00A369AA" w:rsidP="0053754D">
      <w:pPr>
        <w:jc w:val="both"/>
      </w:pPr>
    </w:p>
    <w:p w14:paraId="3ED7C87A" w14:textId="101CCC49" w:rsidR="000E4DC3" w:rsidRDefault="00672231" w:rsidP="0053754D">
      <w:pPr>
        <w:jc w:val="both"/>
        <w:rPr>
          <w:rFonts w:eastAsiaTheme="minorEastAsia"/>
        </w:rPr>
      </w:pPr>
      <w:r>
        <w:t>The threshold age is the age at which mortality improvement has no effect on changing life disparity (</w:t>
      </w:r>
      <m:oMath>
        <m:sSup>
          <m:sSupPr>
            <m:ctrlPr>
              <w:rPr>
                <w:rFonts w:ascii="Cambria Math" w:hAnsi="Cambria Math"/>
              </w:rPr>
            </m:ctrlPr>
          </m:sSupPr>
          <m:e>
            <m:r>
              <w:rPr>
                <w:rFonts w:ascii="Cambria Math" w:hAnsi="Cambria Math"/>
              </w:rPr>
              <m:t>e</m:t>
            </m:r>
          </m:e>
          <m:sup>
            <m:r>
              <m:rPr>
                <m:sty m:val="p"/>
              </m:rPr>
              <w:rPr>
                <w:rFonts w:ascii="Cambria Math" w:hAnsi="Cambria Math"/>
              </w:rPr>
              <m:t>†</m:t>
            </m:r>
          </m:sup>
        </m:sSup>
      </m:oMath>
      <w:r>
        <w:t>)</w:t>
      </w:r>
      <w:r w:rsidR="007E13B7">
        <w:t>,</w:t>
      </w:r>
      <w:r>
        <w:t xml:space="preserve"> </w:t>
      </w:r>
      <w:r w:rsidR="007E13B7" w:rsidRPr="007E13B7">
        <w:t xml:space="preserve">and has been taken as the indicator that separates premature and late deaths </w:t>
      </w:r>
      <w:r w:rsidR="007E13B7">
        <w:t>(</w:t>
      </w:r>
      <w:r w:rsidR="007E13B7" w:rsidRPr="007E13B7">
        <w:t xml:space="preserve">Zhang &amp; Vaupel 2009, Vaupel et al 2011). </w:t>
      </w:r>
      <w:r w:rsidR="00AB3041">
        <w:t xml:space="preserve">Improvements below this age decrease disparity and improvements above increase life disparity. </w:t>
      </w:r>
      <w:r w:rsidR="007E13B7" w:rsidRPr="007E13B7">
        <w:t xml:space="preserve">It exists for several lifespan variation indicators and varies across them (Van Raalte &amp; Caswell 2013). However, it is not fixed and it is different for each country </w:t>
      </w:r>
      <w:r w:rsidR="00AB3041" w:rsidRPr="007E13B7">
        <w:t>in each</w:t>
      </w:r>
      <w:r w:rsidR="007E13B7" w:rsidRPr="007E13B7">
        <w:t xml:space="preserve"> time depending on the mortality profile.</w:t>
      </w:r>
      <w:r w:rsidR="007E13B7">
        <w:t xml:space="preserve"> </w:t>
      </w:r>
      <w:r w:rsidR="00B932BB">
        <w:t>While presenting results on the threshold age would add unnecessary complexity to an already dense paper</w:t>
      </w:r>
      <w:r w:rsidR="00AB3041">
        <w:t>,</w:t>
      </w:r>
      <w:r w:rsidR="00B932BB">
        <w:t xml:space="preserve"> you are right in highlighting that</w:t>
      </w:r>
      <w:r w:rsidR="00AB3041">
        <w:t xml:space="preserve"> </w:t>
      </w:r>
      <w:r w:rsidR="007E13B7">
        <w:t xml:space="preserve">it is necessary to be aware of its existence for </w:t>
      </w:r>
      <w:r w:rsidR="00B932BB">
        <w:t xml:space="preserve">interpretation of </w:t>
      </w:r>
      <w:r w:rsidR="007E13B7">
        <w:t>the age-specific analysis</w:t>
      </w:r>
      <w:r w:rsidR="00AB3041">
        <w:t>. In figures</w:t>
      </w:r>
      <w:r w:rsidR="007E13B7">
        <w:t xml:space="preserve"> </w:t>
      </w:r>
      <w:r w:rsidR="00AB3041">
        <w:t>4-6, there is a clear break in age-specific patterns (e.g. Russia ages 55-59, Slovakia 65-69, Slovenia 70-74, etc.</w:t>
      </w:r>
      <w:r w:rsidR="001A37FE">
        <w:t xml:space="preserve"> [</w:t>
      </w:r>
      <w:r w:rsidR="009E5DFB">
        <w:t>see Fig below</w:t>
      </w:r>
      <w:r w:rsidR="001A37FE">
        <w:t>])</w:t>
      </w:r>
      <w:r w:rsidR="00AB3041">
        <w:t>, which indicates that around those ages is the so-called threshold age. Its importance relies in the fact that, for example, even though life disparity did not change significantly in the period 1960-1980, when looking at age</w:t>
      </w:r>
      <w:r w:rsidR="00B932BB">
        <w:t>-</w:t>
      </w:r>
      <w:r w:rsidR="00AB3041">
        <w:t xml:space="preserve">specific effects it </w:t>
      </w:r>
      <w:r w:rsidR="003B13ED">
        <w:t>becomes</w:t>
      </w:r>
      <w:r w:rsidR="00AB3041">
        <w:t xml:space="preserve"> clear that it was a result of offsetting effects of early and midlife mortality patterns with changes in old age mortality. </w:t>
      </w:r>
      <w:r w:rsidR="003B13ED">
        <w:t xml:space="preserve">To clarify what the threshold age is, we have included an explanation </w:t>
      </w:r>
      <w:r w:rsidR="001A37FE">
        <w:t>in</w:t>
      </w:r>
      <w:r w:rsidR="003B13ED">
        <w:t xml:space="preserve"> the methods section as a property of </w:t>
      </w:r>
      <m:oMath>
        <m:sSup>
          <m:sSupPr>
            <m:ctrlPr>
              <w:rPr>
                <w:rFonts w:ascii="Cambria Math" w:hAnsi="Cambria Math"/>
              </w:rPr>
            </m:ctrlPr>
          </m:sSupPr>
          <m:e>
            <m:r>
              <w:rPr>
                <w:rFonts w:ascii="Cambria Math" w:hAnsi="Cambria Math"/>
              </w:rPr>
              <m:t>e</m:t>
            </m:r>
          </m:e>
          <m:sup>
            <m:r>
              <m:rPr>
                <m:sty m:val="p"/>
              </m:rPr>
              <w:rPr>
                <w:rFonts w:ascii="Cambria Math" w:hAnsi="Cambria Math"/>
              </w:rPr>
              <m:t>†</m:t>
            </m:r>
          </m:sup>
        </m:sSup>
      </m:oMath>
      <w:r w:rsidR="003B13ED">
        <w:rPr>
          <w:rFonts w:eastAsiaTheme="minorEastAsia"/>
        </w:rPr>
        <w:t>:</w:t>
      </w:r>
    </w:p>
    <w:p w14:paraId="1E6C299B" w14:textId="73062C8A" w:rsidR="00740FFE" w:rsidRDefault="00740FFE" w:rsidP="0053754D">
      <w:pPr>
        <w:jc w:val="both"/>
        <w:rPr>
          <w:rFonts w:eastAsiaTheme="minorEastAsia"/>
        </w:rPr>
      </w:pPr>
    </w:p>
    <w:p w14:paraId="4EE79DE5" w14:textId="479F29DB" w:rsidR="00740FFE" w:rsidRDefault="00246314" w:rsidP="0053754D">
      <w:pPr>
        <w:jc w:val="both"/>
        <w:rPr>
          <w:rFonts w:eastAsiaTheme="minorEastAsia"/>
        </w:rPr>
      </w:pPr>
      <w:r w:rsidRPr="00246314">
        <w:rPr>
          <w:rFonts w:eastAsiaTheme="minorEastAsia"/>
        </w:rPr>
        <w:t>“</w:t>
      </w:r>
      <w:r w:rsidR="00740FFE" w:rsidRPr="00246314">
        <w:rPr>
          <w:rFonts w:eastAsiaTheme="minorEastAsia"/>
          <w:i/>
        </w:rPr>
        <w:t>…</w:t>
      </w:r>
      <w:r w:rsidRPr="00246314">
        <w:rPr>
          <w:rFonts w:eastAsiaTheme="minorEastAsia"/>
          <w:i/>
        </w:rPr>
        <w:t xml:space="preserve"> </w:t>
      </w:r>
      <w:r w:rsidR="00740FFE" w:rsidRPr="00246314">
        <w:rPr>
          <w:i/>
          <w:color w:val="000000"/>
        </w:rPr>
        <w:t xml:space="preserve">An important attribute of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Pr="00246314">
        <w:rPr>
          <w:rFonts w:eastAsiaTheme="minorEastAsia"/>
          <w:i/>
        </w:rPr>
        <w:t xml:space="preserve"> </w:t>
      </w:r>
      <w:r w:rsidR="00740FFE" w:rsidRPr="00246314">
        <w:rPr>
          <w:i/>
          <w:color w:val="000000"/>
        </w:rPr>
        <w:t xml:space="preserve">is the so-called threshold age at which mortality improvements have zero effect on lifespan variation </w:t>
      </w:r>
      <w:r w:rsidRPr="00246314">
        <w:rPr>
          <w:i/>
        </w:rPr>
        <w:t>(Zhang &amp; Vaupel 2009)</w:t>
      </w:r>
      <w:r w:rsidR="00740FFE" w:rsidRPr="00246314">
        <w:rPr>
          <w:i/>
          <w:color w:val="000000"/>
        </w:rPr>
        <w:t xml:space="preserve">. Progress in saving lives below this age reduces variation (also called premature deaths), whereas progress above this age increases variation in lifespans </w:t>
      </w:r>
      <w:r w:rsidRPr="00246314">
        <w:rPr>
          <w:i/>
          <w:color w:val="000000"/>
        </w:rPr>
        <w:t>(</w:t>
      </w:r>
      <w:r w:rsidRPr="00246314">
        <w:rPr>
          <w:i/>
        </w:rPr>
        <w:t>Vaupel et al 2011)</w:t>
      </w:r>
      <w:r w:rsidR="00740FFE" w:rsidRPr="00246314">
        <w:rPr>
          <w:i/>
          <w:color w:val="000000"/>
        </w:rPr>
        <w:t>.</w:t>
      </w:r>
      <w:r>
        <w:rPr>
          <w:color w:val="000000"/>
        </w:rPr>
        <w:t>”</w:t>
      </w:r>
    </w:p>
    <w:p w14:paraId="774FD041" w14:textId="41E95ABE" w:rsidR="003B13ED" w:rsidRDefault="003B13ED" w:rsidP="0053754D">
      <w:pPr>
        <w:jc w:val="both"/>
        <w:rPr>
          <w:rFonts w:eastAsiaTheme="minorEastAsia"/>
        </w:rPr>
      </w:pPr>
    </w:p>
    <w:p w14:paraId="230F3D06" w14:textId="39CFBDCD" w:rsidR="00B66AAD" w:rsidRDefault="00B66AAD" w:rsidP="0053754D">
      <w:pPr>
        <w:jc w:val="both"/>
        <w:rPr>
          <w:rFonts w:eastAsiaTheme="minorEastAsia"/>
        </w:rPr>
      </w:pPr>
      <w:r>
        <w:rPr>
          <w:rFonts w:eastAsiaTheme="minorEastAsia"/>
        </w:rPr>
        <w:t>We also explain in the Results section that by visual inspection the threshold age occurs around the age-groups w</w:t>
      </w:r>
      <w:r w:rsidR="005959D8">
        <w:rPr>
          <w:rFonts w:eastAsiaTheme="minorEastAsia"/>
        </w:rPr>
        <w:t>h</w:t>
      </w:r>
      <w:r>
        <w:rPr>
          <w:rFonts w:eastAsiaTheme="minorEastAsia"/>
        </w:rPr>
        <w:t>ere changes in lifespan variation are usually the lowest in Figures 4-6</w:t>
      </w:r>
      <w:r w:rsidR="009E5DFB">
        <w:rPr>
          <w:rFonts w:eastAsiaTheme="minorEastAsia"/>
        </w:rPr>
        <w:t xml:space="preserve"> (page 9)</w:t>
      </w:r>
      <w:r>
        <w:rPr>
          <w:rFonts w:eastAsiaTheme="minorEastAsia"/>
        </w:rPr>
        <w:t>:</w:t>
      </w:r>
      <w:r w:rsidR="009E5DFB">
        <w:rPr>
          <w:rFonts w:eastAsiaTheme="minorEastAsia"/>
        </w:rPr>
        <w:t xml:space="preserve"> </w:t>
      </w:r>
    </w:p>
    <w:p w14:paraId="20977D2C" w14:textId="77777777" w:rsidR="00B66AAD" w:rsidRDefault="00B66AAD" w:rsidP="0053754D">
      <w:pPr>
        <w:jc w:val="both"/>
        <w:rPr>
          <w:rFonts w:eastAsiaTheme="minorEastAsia"/>
        </w:rPr>
      </w:pPr>
    </w:p>
    <w:p w14:paraId="304B0E74" w14:textId="71508A1F" w:rsidR="003B13ED" w:rsidRDefault="00B66AAD" w:rsidP="0053754D">
      <w:pPr>
        <w:jc w:val="both"/>
        <w:rPr>
          <w:rFonts w:eastAsiaTheme="minorEastAsia"/>
        </w:rPr>
      </w:pPr>
      <w:r>
        <w:rPr>
          <w:color w:val="000000"/>
        </w:rPr>
        <w:t>“</w:t>
      </w:r>
      <w:r w:rsidRPr="00B66AAD">
        <w:rPr>
          <w:i/>
          <w:color w:val="000000"/>
        </w:rPr>
        <w:t>…The threshold age occurs around the age-groups w</w:t>
      </w:r>
      <w:r w:rsidR="005959D8">
        <w:rPr>
          <w:i/>
          <w:color w:val="000000"/>
        </w:rPr>
        <w:t>h</w:t>
      </w:r>
      <w:r w:rsidRPr="00B66AAD">
        <w:rPr>
          <w:i/>
          <w:color w:val="000000"/>
        </w:rPr>
        <w:t>ere changes in lifespan variation are usually the lowest by period (e.g. Russia ages 55-59, Slovakia 65-69, Slovenia 70-74). Bars on the left (decreases in variation) come about from mortality decrease at young ages or increase at old ages, separated by a threshold age. Conversely, bars on the right (increase in variation) are produced by mortality increase at young ages or mortality decrease at old ages…</w:t>
      </w:r>
      <w:r>
        <w:rPr>
          <w:rFonts w:eastAsiaTheme="minorEastAsia"/>
        </w:rPr>
        <w:t>”</w:t>
      </w:r>
    </w:p>
    <w:p w14:paraId="12026A51" w14:textId="76ABF144" w:rsidR="003B13ED" w:rsidRDefault="003B13ED" w:rsidP="0053754D">
      <w:pPr>
        <w:jc w:val="both"/>
      </w:pPr>
    </w:p>
    <w:p w14:paraId="3D53B763" w14:textId="77777777" w:rsidR="000E4DC3" w:rsidRPr="007E13B7" w:rsidRDefault="000E4DC3" w:rsidP="0053754D">
      <w:pPr>
        <w:jc w:val="both"/>
      </w:pPr>
    </w:p>
    <w:p w14:paraId="2E59723C" w14:textId="2D4497D1" w:rsidR="00672231" w:rsidRDefault="000E4DC3" w:rsidP="0053754D">
      <w:pPr>
        <w:jc w:val="both"/>
      </w:pPr>
      <w:r>
        <w:rPr>
          <w:noProof/>
        </w:rPr>
        <w:drawing>
          <wp:inline distT="0" distB="0" distL="0" distR="0" wp14:anchorId="1A639D54" wp14:editId="49FB605C">
            <wp:extent cx="5940425" cy="1912620"/>
            <wp:effectExtent l="0" t="0" r="3175" b="0"/>
            <wp:docPr id="16" name="Picture 16" descr="C:\Users\jmaburto\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maburto\AppData\Local\Microsoft\Windows\INetCache\Content.Word\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912620"/>
                    </a:xfrm>
                    <a:prstGeom prst="rect">
                      <a:avLst/>
                    </a:prstGeom>
                    <a:noFill/>
                    <a:ln>
                      <a:noFill/>
                    </a:ln>
                  </pic:spPr>
                </pic:pic>
              </a:graphicData>
            </a:graphic>
          </wp:inline>
        </w:drawing>
      </w:r>
    </w:p>
    <w:p w14:paraId="0FECD32C" w14:textId="77777777" w:rsidR="000E4DC3" w:rsidRDefault="000E4DC3" w:rsidP="0053754D">
      <w:pPr>
        <w:jc w:val="both"/>
      </w:pPr>
    </w:p>
    <w:p w14:paraId="37BBC6E9" w14:textId="53DE3D91" w:rsidR="00A369AA" w:rsidRDefault="00A369AA" w:rsidP="0053754D">
      <w:pPr>
        <w:jc w:val="both"/>
      </w:pPr>
      <w:r>
        <w:t>References:</w:t>
      </w:r>
    </w:p>
    <w:p w14:paraId="2E4B141C" w14:textId="42893543" w:rsidR="00A369AA" w:rsidRDefault="00A369AA" w:rsidP="0053754D">
      <w:pPr>
        <w:jc w:val="both"/>
      </w:pPr>
      <w:proofErr w:type="spellStart"/>
      <w:r w:rsidRPr="00A369AA">
        <w:t>Horiuchi</w:t>
      </w:r>
      <w:proofErr w:type="spellEnd"/>
      <w:r w:rsidRPr="00A369AA">
        <w:t xml:space="preserve">, S., Wilmoth, J. R., &amp; </w:t>
      </w:r>
      <w:proofErr w:type="spellStart"/>
      <w:r w:rsidRPr="00A369AA">
        <w:t>Pletcher</w:t>
      </w:r>
      <w:proofErr w:type="spellEnd"/>
      <w:r w:rsidRPr="00A369AA">
        <w:t>, S. D. (2008). A decomposition method based on a model of continuous change. Demography, 45(4), 785-801.</w:t>
      </w:r>
    </w:p>
    <w:p w14:paraId="24CD3045" w14:textId="77777777" w:rsidR="007E13B7" w:rsidRDefault="007E13B7" w:rsidP="0053754D">
      <w:pPr>
        <w:jc w:val="both"/>
      </w:pPr>
    </w:p>
    <w:p w14:paraId="4D58A1D2" w14:textId="6221891E" w:rsidR="007E13B7" w:rsidRPr="007E13B7" w:rsidRDefault="007E13B7" w:rsidP="0053754D">
      <w:pPr>
        <w:jc w:val="both"/>
      </w:pPr>
      <w:r w:rsidRPr="007E13B7">
        <w:t>Van Raalte, A. A., &amp; Caswell, H. (2013). Perturbation analysis of indices of lifespan variability. Demography, 50(5), 1615-1640.</w:t>
      </w:r>
    </w:p>
    <w:p w14:paraId="3B962F6C" w14:textId="77777777" w:rsidR="007E13B7" w:rsidRDefault="007E13B7" w:rsidP="0053754D">
      <w:pPr>
        <w:jc w:val="both"/>
      </w:pPr>
    </w:p>
    <w:p w14:paraId="3942121E" w14:textId="016A2E50" w:rsidR="007E13B7" w:rsidRDefault="007E13B7" w:rsidP="0053754D">
      <w:pPr>
        <w:jc w:val="both"/>
      </w:pPr>
      <w:r w:rsidRPr="007E13B7">
        <w:t>Vaupel, J. W., Zhang, Z., &amp; van Raalte, A. A. (2011). Life expectancy and disparity: an international comparison of life table data. BMJ open, 1(1), e000128.</w:t>
      </w:r>
    </w:p>
    <w:p w14:paraId="24E27373" w14:textId="19B06220" w:rsidR="007E13B7" w:rsidRDefault="007E13B7" w:rsidP="0053754D">
      <w:pPr>
        <w:jc w:val="both"/>
      </w:pPr>
    </w:p>
    <w:p w14:paraId="1EB1186E" w14:textId="489BA193" w:rsidR="007E13B7" w:rsidRPr="00F44E3D" w:rsidRDefault="007E13B7" w:rsidP="0053754D">
      <w:pPr>
        <w:jc w:val="both"/>
      </w:pPr>
      <w:r w:rsidRPr="007E13B7">
        <w:t>Zhang, Z., &amp; Vaupel, J. W. (2009). The age separating early deaths from late deaths. Demographic Research, 20, 721-730.</w:t>
      </w:r>
    </w:p>
    <w:p w14:paraId="6E7F954A" w14:textId="1B9930F9" w:rsidR="00CA23F5" w:rsidRDefault="002010C1" w:rsidP="0053754D">
      <w:pPr>
        <w:jc w:val="both"/>
        <w:rPr>
          <w:b/>
        </w:rPr>
      </w:pPr>
      <w:r w:rsidRPr="007E13B7">
        <w:cr/>
      </w:r>
      <w:commentRangeStart w:id="9"/>
      <w:r w:rsidRPr="002010C1">
        <w:rPr>
          <w:b/>
        </w:rPr>
        <w:t>I have a concern regarding the inclusion of infant mortality in the analysis. According to the authors, including infant mortality is important because of its overall impact and because excluding it would require arbitrary censoring of the age scale. Infant mortality in the Eastern countries has however undergone huge artificial changes due to updates of diverse non-standard definitions of live births (which are not corrected in the HMD data). These changes may impact life expectancy and lifespan dispersion differently. Including infant mortality is also in conflict with the aim of the paper, which focuses at adult/elderly mortality and particularly at the effects of alcohol.</w:t>
      </w:r>
      <w:commentRangeEnd w:id="9"/>
      <w:r w:rsidR="00F96192">
        <w:rPr>
          <w:rStyle w:val="CommentReference"/>
        </w:rPr>
        <w:commentReference w:id="9"/>
      </w:r>
      <w:r w:rsidRPr="002010C1">
        <w:rPr>
          <w:b/>
        </w:rPr>
        <w:t xml:space="preserve"> </w:t>
      </w:r>
    </w:p>
    <w:p w14:paraId="5EF89400" w14:textId="6AA296C8" w:rsidR="00D934AB" w:rsidRDefault="00D934AB" w:rsidP="0053754D">
      <w:pPr>
        <w:jc w:val="both"/>
        <w:rPr>
          <w:b/>
        </w:rPr>
      </w:pPr>
    </w:p>
    <w:p w14:paraId="0DC600D7" w14:textId="22A1734E" w:rsidR="00CA23F5" w:rsidRDefault="00CA23F5" w:rsidP="0053754D">
      <w:pPr>
        <w:jc w:val="both"/>
        <w:rPr>
          <w:b/>
        </w:rPr>
      </w:pPr>
    </w:p>
    <w:p w14:paraId="2953B4F4" w14:textId="446E033B" w:rsidR="007E4275" w:rsidRPr="005943A1" w:rsidRDefault="002B56AB" w:rsidP="0053754D">
      <w:pPr>
        <w:jc w:val="both"/>
      </w:pPr>
      <w:r w:rsidRPr="002B56AB">
        <w:lastRenderedPageBreak/>
        <w:t xml:space="preserve">We thank the reviewer for these observations and comments. </w:t>
      </w:r>
      <w:r w:rsidR="006D2F44">
        <w:t>Eastern European mortality patterns raise questions about quality and completeness of the data. We, however, used the best data available (Human Mortality Database) for the type of analysis that we carried out. As well noticed by the reviewer, a potential concern is the changing definition of live births. Previous studies (Nolte et al 2000a, 2000b</w:t>
      </w:r>
      <w:r w:rsidR="00466637">
        <w:t>)</w:t>
      </w:r>
      <w:r w:rsidR="00EC604D">
        <w:t xml:space="preserve"> suggest that for Poland, for example, infant mortality </w:t>
      </w:r>
      <w:r w:rsidR="002514AC">
        <w:t>could be underestimated due to the definition used prior to 1990</w:t>
      </w:r>
      <w:r w:rsidR="005943A1">
        <w:t xml:space="preserve"> (an effect also found in the former German Democratic Republic)</w:t>
      </w:r>
      <w:r w:rsidR="00EE6952">
        <w:t>.</w:t>
      </w:r>
      <w:r w:rsidR="002514AC">
        <w:t xml:space="preserve"> </w:t>
      </w:r>
      <w:r w:rsidR="00B23690">
        <w:t>Although this could affect comparability, we mitigate this by</w:t>
      </w:r>
      <w:r w:rsidR="002B4381">
        <w:t xml:space="preserve"> using broad groups, disentangling</w:t>
      </w:r>
      <w:r w:rsidR="00B23690">
        <w:t xml:space="preserve"> the effect of infant mortality in figures 1,4-6</w:t>
      </w:r>
      <w:r w:rsidR="00B34E79">
        <w:t>, and focus</w:t>
      </w:r>
      <w:r w:rsidR="00A64498">
        <w:t>ing</w:t>
      </w:r>
      <w:r w:rsidR="00B34E79">
        <w:t xml:space="preserve"> on mortality above </w:t>
      </w:r>
      <w:r w:rsidR="00EE6952">
        <w:t>age 4</w:t>
      </w:r>
      <w:r w:rsidR="00B34E79">
        <w:t>.</w:t>
      </w:r>
      <w:r w:rsidR="00B23690">
        <w:t xml:space="preserve"> </w:t>
      </w:r>
      <w:r w:rsidR="00D660E7">
        <w:t>We now mention this in the limitations section.</w:t>
      </w:r>
    </w:p>
    <w:p w14:paraId="24FA9C2B" w14:textId="77777777" w:rsidR="007E4275" w:rsidRDefault="007E4275" w:rsidP="0053754D">
      <w:pPr>
        <w:jc w:val="both"/>
        <w:rPr>
          <w:b/>
        </w:rPr>
      </w:pPr>
    </w:p>
    <w:p w14:paraId="49C9F1CC" w14:textId="64B1954B" w:rsidR="002B4381" w:rsidRDefault="00CA23F5" w:rsidP="0053754D">
      <w:pPr>
        <w:jc w:val="both"/>
      </w:pPr>
      <w:r w:rsidRPr="00CA23F5">
        <w:t xml:space="preserve">However, </w:t>
      </w:r>
      <w:r>
        <w:t xml:space="preserve">we believe that </w:t>
      </w:r>
      <w:r w:rsidRPr="00CA23F5">
        <w:t>includi</w:t>
      </w:r>
      <w:r>
        <w:t>ng infant mortality is not in c</w:t>
      </w:r>
      <w:r w:rsidRPr="00CA23F5">
        <w:t xml:space="preserve">onflict with the aim of the paper. </w:t>
      </w:r>
      <w:r>
        <w:t xml:space="preserve">It is true that life expectancy and </w:t>
      </w:r>
      <w:r w:rsidR="00AF189B">
        <w:t xml:space="preserve">especially </w:t>
      </w:r>
      <w:r>
        <w:t xml:space="preserve">lifespan </w:t>
      </w:r>
      <w:r w:rsidR="008648C5">
        <w:t>variation</w:t>
      </w:r>
      <w:r>
        <w:t xml:space="preserve"> are highly sensitive to changes</w:t>
      </w:r>
      <w:r w:rsidR="008648C5">
        <w:t xml:space="preserve"> in early ages in some periods (van Raalte and Caswell 2013),</w:t>
      </w:r>
      <w:r w:rsidR="00D660E7">
        <w:t xml:space="preserve"> and</w:t>
      </w:r>
      <w:r w:rsidR="008648C5">
        <w:t xml:space="preserve"> </w:t>
      </w:r>
      <w:r w:rsidR="00AF189B">
        <w:t xml:space="preserve">consequently they have a large impact on </w:t>
      </w:r>
      <w:r w:rsidR="008648C5">
        <w:t>the overall level of life expectancy and lifespan variation. By using appropriate decomposition techniques, we could disentangle its effect and analyze age-specific effects above infant mortality. In general, all lifespan variation measures depend on which age is taken as the starting point (</w:t>
      </w:r>
      <w:proofErr w:type="spellStart"/>
      <w:r w:rsidR="00EA5BF4">
        <w:t>Engelman</w:t>
      </w:r>
      <w:proofErr w:type="spellEnd"/>
      <w:r w:rsidR="00EA5BF4">
        <w:t xml:space="preserve"> et al. 2010</w:t>
      </w:r>
      <w:r w:rsidR="008648C5">
        <w:t>)</w:t>
      </w:r>
      <w:r w:rsidR="008F577C">
        <w:t>,</w:t>
      </w:r>
      <w:r w:rsidR="002471C7">
        <w:t xml:space="preserve"> and we believe that major improvements in very early ages, infant mortality </w:t>
      </w:r>
      <w:r w:rsidR="00B66992">
        <w:t xml:space="preserve">and under five </w:t>
      </w:r>
      <w:r w:rsidR="002471C7">
        <w:t xml:space="preserve">particularly, </w:t>
      </w:r>
      <w:r w:rsidR="00D04395">
        <w:t>are undeniable from 1960</w:t>
      </w:r>
      <w:r w:rsidR="002471C7">
        <w:t xml:space="preserve"> in the region</w:t>
      </w:r>
      <w:r w:rsidR="00B66992">
        <w:t xml:space="preserve"> </w:t>
      </w:r>
      <w:r w:rsidR="00C2458F">
        <w:t>(</w:t>
      </w:r>
      <w:r w:rsidR="00C2458F" w:rsidRPr="00D04395">
        <w:t>Ahmad 2000)</w:t>
      </w:r>
      <w:r w:rsidR="008E1A0B">
        <w:t xml:space="preserve"> even controlling for the change in definition (</w:t>
      </w:r>
      <w:proofErr w:type="spellStart"/>
      <w:r w:rsidR="00486CC5">
        <w:t>Kingkade</w:t>
      </w:r>
      <w:proofErr w:type="spellEnd"/>
      <w:r w:rsidR="00486CC5">
        <w:t xml:space="preserve"> 2001)</w:t>
      </w:r>
      <w:r w:rsidR="002471C7">
        <w:t xml:space="preserve">. Therefore, they should not be overlooked. </w:t>
      </w:r>
    </w:p>
    <w:p w14:paraId="6E2971A3" w14:textId="77777777" w:rsidR="002B4381" w:rsidRDefault="002B4381" w:rsidP="0053754D">
      <w:pPr>
        <w:jc w:val="both"/>
      </w:pPr>
    </w:p>
    <w:p w14:paraId="49A28BBD" w14:textId="742F9B7F" w:rsidR="00F21A6D" w:rsidRDefault="002B4381" w:rsidP="0053754D">
      <w:pPr>
        <w:jc w:val="both"/>
      </w:pPr>
      <w:r>
        <w:t>To show how sensitive our results are with respect of which age is used as the beginning.</w:t>
      </w:r>
      <w:r w:rsidR="002471C7">
        <w:t xml:space="preserve"> we performed a sensitivity analysis with life expectancy and lifespan variation </w:t>
      </w:r>
      <w:r>
        <w:t>conditional on surviving</w:t>
      </w:r>
      <w:r w:rsidR="002471C7">
        <w:t xml:space="preserve"> </w:t>
      </w:r>
      <w:r>
        <w:t>to</w:t>
      </w:r>
      <w:r w:rsidR="002471C7">
        <w:t xml:space="preserve"> age 5</w:t>
      </w:r>
      <w:r>
        <w:t>,</w:t>
      </w:r>
      <w:r w:rsidR="00C144FB">
        <w:t xml:space="preserve"> and included the results in the supplemental material </w:t>
      </w:r>
      <w:commentRangeStart w:id="10"/>
      <w:r w:rsidR="00C144FB" w:rsidRPr="00F16598">
        <w:rPr>
          <w:b/>
        </w:rPr>
        <w:t>and a short description in the limitations of the paper</w:t>
      </w:r>
      <w:commentRangeEnd w:id="10"/>
      <w:r w:rsidR="00840D6B">
        <w:rPr>
          <w:rStyle w:val="CommentReference"/>
        </w:rPr>
        <w:commentReference w:id="10"/>
      </w:r>
      <w:r w:rsidR="00C144FB">
        <w:t xml:space="preserve">. </w:t>
      </w:r>
    </w:p>
    <w:p w14:paraId="616D5324" w14:textId="0202A2E0" w:rsidR="00F21A6D" w:rsidRDefault="00F21A6D" w:rsidP="0053754D">
      <w:pPr>
        <w:jc w:val="both"/>
      </w:pPr>
    </w:p>
    <w:p w14:paraId="3A2F26CB" w14:textId="77777777" w:rsidR="00F21A6D" w:rsidRDefault="00F21A6D" w:rsidP="0053754D">
      <w:pPr>
        <w:jc w:val="both"/>
      </w:pPr>
    </w:p>
    <w:p w14:paraId="0E3E035A" w14:textId="38CEC7BA" w:rsidR="00A645AC" w:rsidRDefault="002B4381" w:rsidP="0053754D">
      <w:pPr>
        <w:jc w:val="both"/>
      </w:pPr>
      <w:r>
        <w:t>Figure 1 below shows life expectancy at age 5</w:t>
      </w:r>
      <w:r w:rsidR="00F16598">
        <w:t xml:space="preserve"> versus life expectancy at birth</w:t>
      </w:r>
      <w:r>
        <w:t xml:space="preserve"> for the Eastern European countries selected in our study. Although the level compares with life expectancy at birth differs, major trends look very similar than the ones we show in the paper. For instance, Russia, Latvia and Estonia also show the lower values of life expectancy at age 5, and Slovenia and Czech Republic are the frontrunners in the region after 1990</w:t>
      </w:r>
      <w:r w:rsidR="001D38C3">
        <w:t xml:space="preserve"> for males</w:t>
      </w:r>
      <w:r w:rsidR="00F16598">
        <w:t>,</w:t>
      </w:r>
      <w:r>
        <w:t xml:space="preserve"> even without accounting for mortality below age 5</w:t>
      </w:r>
    </w:p>
    <w:p w14:paraId="3B16B5FB" w14:textId="77777777" w:rsidR="009E220F" w:rsidRDefault="009E220F" w:rsidP="00A645AC">
      <w:pPr>
        <w:jc w:val="both"/>
      </w:pPr>
    </w:p>
    <w:p w14:paraId="53E595C6" w14:textId="403C47F8" w:rsidR="00A645AC" w:rsidRDefault="00A645AC" w:rsidP="00A645AC">
      <w:pPr>
        <w:jc w:val="both"/>
      </w:pPr>
      <w:commentRangeStart w:id="11"/>
      <w:commentRangeStart w:id="12"/>
      <w:r>
        <w:t>Figure 1. Life expectancy at age 5 for males and females. Source: HMD</w:t>
      </w:r>
      <w:commentRangeEnd w:id="11"/>
      <w:r w:rsidR="00AF189B">
        <w:rPr>
          <w:rStyle w:val="CommentReference"/>
        </w:rPr>
        <w:commentReference w:id="11"/>
      </w:r>
      <w:commentRangeEnd w:id="12"/>
      <w:r w:rsidR="006C6B99">
        <w:rPr>
          <w:rStyle w:val="CommentReference"/>
        </w:rPr>
        <w:commentReference w:id="12"/>
      </w:r>
    </w:p>
    <w:p w14:paraId="10901CCD" w14:textId="655C605F" w:rsidR="005943A1" w:rsidRDefault="001E4D5C" w:rsidP="0053754D">
      <w:pPr>
        <w:jc w:val="both"/>
      </w:pPr>
      <w:r>
        <w:rPr>
          <w:noProof/>
        </w:rPr>
        <w:lastRenderedPageBreak/>
        <w:drawing>
          <wp:anchor distT="0" distB="0" distL="114300" distR="114300" simplePos="0" relativeHeight="251656704" behindDoc="0" locked="0" layoutInCell="1" allowOverlap="1" wp14:anchorId="27B822F1" wp14:editId="7721D504">
            <wp:simplePos x="0" y="0"/>
            <wp:positionH relativeFrom="column">
              <wp:posOffset>0</wp:posOffset>
            </wp:positionH>
            <wp:positionV relativeFrom="paragraph">
              <wp:posOffset>0</wp:posOffset>
            </wp:positionV>
            <wp:extent cx="6738620" cy="3333750"/>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38620" cy="3333750"/>
                    </a:xfrm>
                    <a:prstGeom prst="rect">
                      <a:avLst/>
                    </a:prstGeom>
                  </pic:spPr>
                </pic:pic>
              </a:graphicData>
            </a:graphic>
            <wp14:sizeRelH relativeFrom="page">
              <wp14:pctWidth>0</wp14:pctWidth>
            </wp14:sizeRelH>
            <wp14:sizeRelV relativeFrom="page">
              <wp14:pctHeight>0</wp14:pctHeight>
            </wp14:sizeRelV>
          </wp:anchor>
        </w:drawing>
      </w:r>
    </w:p>
    <w:p w14:paraId="065332FA" w14:textId="04FE8A64" w:rsidR="00754C49" w:rsidRDefault="00754C49" w:rsidP="0053754D">
      <w:pPr>
        <w:jc w:val="both"/>
      </w:pPr>
    </w:p>
    <w:p w14:paraId="505F2794" w14:textId="25C28F8C" w:rsidR="00754C49" w:rsidRDefault="00754C49" w:rsidP="0053754D">
      <w:pPr>
        <w:jc w:val="both"/>
      </w:pPr>
    </w:p>
    <w:p w14:paraId="645BB0D6" w14:textId="75138EAF" w:rsidR="00376A00" w:rsidRDefault="00F16598" w:rsidP="0053754D">
      <w:pPr>
        <w:jc w:val="both"/>
      </w:pPr>
      <w:r>
        <w:rPr>
          <w:noProof/>
        </w:rPr>
        <w:drawing>
          <wp:anchor distT="0" distB="0" distL="114300" distR="114300" simplePos="0" relativeHeight="251663872" behindDoc="0" locked="0" layoutInCell="1" allowOverlap="1" wp14:anchorId="2FC7C7C0" wp14:editId="0019EBCD">
            <wp:simplePos x="0" y="0"/>
            <wp:positionH relativeFrom="column">
              <wp:posOffset>-303091</wp:posOffset>
            </wp:positionH>
            <wp:positionV relativeFrom="paragraph">
              <wp:posOffset>269924</wp:posOffset>
            </wp:positionV>
            <wp:extent cx="7153275" cy="351155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153275" cy="3511550"/>
                    </a:xfrm>
                    <a:prstGeom prst="rect">
                      <a:avLst/>
                    </a:prstGeom>
                  </pic:spPr>
                </pic:pic>
              </a:graphicData>
            </a:graphic>
            <wp14:sizeRelH relativeFrom="page">
              <wp14:pctWidth>0</wp14:pctWidth>
            </wp14:sizeRelH>
            <wp14:sizeRelV relativeFrom="page">
              <wp14:pctHeight>0</wp14:pctHeight>
            </wp14:sizeRelV>
          </wp:anchor>
        </w:drawing>
      </w:r>
      <w:r w:rsidR="00A645AC">
        <w:t>Figure 2. Life disparity</w:t>
      </w:r>
      <w:r w:rsidR="00376A00">
        <w:t xml:space="preserve"> at age 5 for males and females. Source: HMD</w:t>
      </w:r>
    </w:p>
    <w:p w14:paraId="2E310A47" w14:textId="06C600A6" w:rsidR="007D2FCA" w:rsidRDefault="007D2FCA" w:rsidP="0053754D">
      <w:pPr>
        <w:jc w:val="both"/>
      </w:pPr>
    </w:p>
    <w:p w14:paraId="11804213" w14:textId="77777777" w:rsidR="00F97085" w:rsidRDefault="00F97085" w:rsidP="0053754D">
      <w:pPr>
        <w:jc w:val="both"/>
      </w:pPr>
    </w:p>
    <w:p w14:paraId="79EB86FA" w14:textId="77777777" w:rsidR="00F97085" w:rsidRDefault="00F97085" w:rsidP="0053754D">
      <w:pPr>
        <w:jc w:val="both"/>
      </w:pPr>
    </w:p>
    <w:p w14:paraId="48CEEF9E" w14:textId="5EC948A5" w:rsidR="00F97085" w:rsidRDefault="00F97085" w:rsidP="00F97085">
      <w:pPr>
        <w:jc w:val="both"/>
      </w:pPr>
      <w:r>
        <w:lastRenderedPageBreak/>
        <w:t>Similarly, Figure 2 shows life disparity or lifespan variation conditional on surviving to age 5 and at birth. As in the previous figure, the trends are very similar to lifespan variation over the full age span.</w:t>
      </w:r>
      <w:r>
        <w:t xml:space="preserve"> Figure 3 shows the association between changes in life expectancy and lifespan variation conditional on surviving to age 5 and Table 1 shows the proportions of changes in same and opposite directions. The results do not change significantly compared to those including mortality under age 5.</w:t>
      </w:r>
    </w:p>
    <w:p w14:paraId="5A0AF9C2" w14:textId="77777777" w:rsidR="00F97085" w:rsidRDefault="00F97085" w:rsidP="0053754D">
      <w:pPr>
        <w:jc w:val="both"/>
      </w:pPr>
    </w:p>
    <w:p w14:paraId="2994ECB6" w14:textId="3C1A5A67" w:rsidR="007D2FCA" w:rsidRDefault="00F16598" w:rsidP="0053754D">
      <w:pPr>
        <w:jc w:val="both"/>
      </w:pPr>
      <w:r>
        <w:rPr>
          <w:noProof/>
        </w:rPr>
        <w:drawing>
          <wp:anchor distT="0" distB="0" distL="114300" distR="114300" simplePos="0" relativeHeight="251666944" behindDoc="0" locked="0" layoutInCell="1" allowOverlap="1" wp14:anchorId="46FED8E8" wp14:editId="064B2DF4">
            <wp:simplePos x="0" y="0"/>
            <wp:positionH relativeFrom="column">
              <wp:posOffset>-232703</wp:posOffset>
            </wp:positionH>
            <wp:positionV relativeFrom="paragraph">
              <wp:posOffset>471268</wp:posOffset>
            </wp:positionV>
            <wp:extent cx="7062470" cy="4655820"/>
            <wp:effectExtent l="0" t="0" r="508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62470" cy="4655820"/>
                    </a:xfrm>
                    <a:prstGeom prst="rect">
                      <a:avLst/>
                    </a:prstGeom>
                  </pic:spPr>
                </pic:pic>
              </a:graphicData>
            </a:graphic>
            <wp14:sizeRelH relativeFrom="page">
              <wp14:pctWidth>0</wp14:pctWidth>
            </wp14:sizeRelH>
            <wp14:sizeRelV relativeFrom="page">
              <wp14:pctHeight>0</wp14:pctHeight>
            </wp14:sizeRelV>
          </wp:anchor>
        </w:drawing>
      </w:r>
      <w:r>
        <w:t>Figure 3. Association between changes in life expectancy at age 5 and lifespan variation conditional on surviving to age 5.</w:t>
      </w:r>
    </w:p>
    <w:p w14:paraId="69FC0A7E" w14:textId="52CF1802" w:rsidR="00F16598" w:rsidRDefault="00F16598" w:rsidP="0053754D">
      <w:pPr>
        <w:jc w:val="both"/>
      </w:pPr>
    </w:p>
    <w:p w14:paraId="53B9C8E7" w14:textId="75D0FEBD" w:rsidR="0031445F" w:rsidRDefault="0031445F" w:rsidP="0053754D">
      <w:pPr>
        <w:jc w:val="both"/>
      </w:pPr>
    </w:p>
    <w:p w14:paraId="6DC98933" w14:textId="4C7BA88D" w:rsidR="0031445F" w:rsidRDefault="0031445F" w:rsidP="0053754D">
      <w:pPr>
        <w:jc w:val="both"/>
      </w:pPr>
      <w:r>
        <w:t>Table 1. Proportions of changes in same and opposite direction by period.</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536"/>
        <w:gridCol w:w="1521"/>
        <w:gridCol w:w="1854"/>
        <w:gridCol w:w="1762"/>
        <w:gridCol w:w="1556"/>
        <w:gridCol w:w="1731"/>
      </w:tblGrid>
      <w:tr w:rsidR="0031445F" w14:paraId="2ABA1690" w14:textId="77777777" w:rsidTr="0031445F">
        <w:trPr>
          <w:trHeight w:val="361"/>
          <w:tblHeader/>
          <w:tblCellSpacing w:w="15" w:type="dxa"/>
        </w:trPr>
        <w:tc>
          <w:tcPr>
            <w:tcW w:w="1491" w:type="dxa"/>
            <w:tcBorders>
              <w:top w:val="nil"/>
              <w:bottom w:val="single" w:sz="2" w:space="0" w:color="111111"/>
            </w:tcBorders>
            <w:tcMar>
              <w:top w:w="0" w:type="dxa"/>
              <w:left w:w="270" w:type="dxa"/>
              <w:bottom w:w="0" w:type="dxa"/>
              <w:right w:w="270" w:type="dxa"/>
            </w:tcMar>
            <w:vAlign w:val="center"/>
          </w:tcPr>
          <w:p w14:paraId="04C27547" w14:textId="02F2815E" w:rsidR="0031445F" w:rsidRPr="0031445F" w:rsidRDefault="0031445F">
            <w:pPr>
              <w:shd w:val="clear" w:color="auto" w:fill="FFFFFF"/>
              <w:rPr>
                <w:sz w:val="20"/>
              </w:rPr>
            </w:pPr>
          </w:p>
        </w:tc>
        <w:tc>
          <w:tcPr>
            <w:tcW w:w="1491" w:type="dxa"/>
            <w:tcBorders>
              <w:top w:val="nil"/>
              <w:bottom w:val="single" w:sz="2" w:space="0" w:color="111111"/>
            </w:tcBorders>
            <w:tcMar>
              <w:top w:w="0" w:type="dxa"/>
              <w:left w:w="270" w:type="dxa"/>
              <w:bottom w:w="0" w:type="dxa"/>
              <w:right w:w="270" w:type="dxa"/>
            </w:tcMar>
            <w:vAlign w:val="center"/>
            <w:hideMark/>
          </w:tcPr>
          <w:p w14:paraId="3319C7B6" w14:textId="3FCC4882" w:rsidR="0031445F" w:rsidRPr="0031445F" w:rsidRDefault="0031445F">
            <w:pPr>
              <w:jc w:val="center"/>
              <w:rPr>
                <w:sz w:val="20"/>
              </w:rPr>
            </w:pPr>
            <w:r w:rsidRPr="0031445F">
              <w:rPr>
                <w:b/>
                <w:sz w:val="20"/>
              </w:rPr>
              <w:t>Stagnation 1960-1980</w:t>
            </w:r>
          </w:p>
        </w:tc>
        <w:tc>
          <w:tcPr>
            <w:tcW w:w="1824" w:type="dxa"/>
            <w:tcBorders>
              <w:top w:val="nil"/>
              <w:bottom w:val="single" w:sz="2" w:space="0" w:color="111111"/>
            </w:tcBorders>
            <w:tcMar>
              <w:top w:w="0" w:type="dxa"/>
              <w:left w:w="270" w:type="dxa"/>
              <w:bottom w:w="0" w:type="dxa"/>
              <w:right w:w="270" w:type="dxa"/>
            </w:tcMar>
            <w:vAlign w:val="center"/>
            <w:hideMark/>
          </w:tcPr>
          <w:p w14:paraId="7F0F5D51" w14:textId="0B4AD7F2" w:rsidR="0031445F" w:rsidRPr="0031445F" w:rsidRDefault="0031445F">
            <w:pPr>
              <w:jc w:val="right"/>
              <w:rPr>
                <w:sz w:val="20"/>
              </w:rPr>
            </w:pPr>
            <w:r w:rsidRPr="0031445F">
              <w:rPr>
                <w:b/>
                <w:sz w:val="20"/>
              </w:rPr>
              <w:t>Improvements 1980-1988</w:t>
            </w:r>
          </w:p>
        </w:tc>
        <w:tc>
          <w:tcPr>
            <w:tcW w:w="1732" w:type="dxa"/>
            <w:tcBorders>
              <w:top w:val="nil"/>
              <w:bottom w:val="single" w:sz="2" w:space="0" w:color="111111"/>
            </w:tcBorders>
            <w:tcMar>
              <w:top w:w="0" w:type="dxa"/>
              <w:left w:w="270" w:type="dxa"/>
              <w:bottom w:w="0" w:type="dxa"/>
              <w:right w:w="270" w:type="dxa"/>
            </w:tcMar>
            <w:vAlign w:val="center"/>
            <w:hideMark/>
          </w:tcPr>
          <w:p w14:paraId="0B7BE237" w14:textId="1FA8CFE0" w:rsidR="0031445F" w:rsidRPr="0031445F" w:rsidRDefault="0031445F">
            <w:pPr>
              <w:jc w:val="right"/>
              <w:rPr>
                <w:sz w:val="20"/>
              </w:rPr>
            </w:pPr>
            <w:r w:rsidRPr="0031445F">
              <w:rPr>
                <w:b/>
                <w:sz w:val="20"/>
              </w:rPr>
              <w:t>Deterioration 1988-1994</w:t>
            </w:r>
          </w:p>
        </w:tc>
        <w:tc>
          <w:tcPr>
            <w:tcW w:w="1526" w:type="dxa"/>
            <w:tcBorders>
              <w:top w:val="nil"/>
              <w:bottom w:val="single" w:sz="2" w:space="0" w:color="111111"/>
            </w:tcBorders>
            <w:tcMar>
              <w:top w:w="0" w:type="dxa"/>
              <w:left w:w="270" w:type="dxa"/>
              <w:bottom w:w="0" w:type="dxa"/>
              <w:right w:w="270" w:type="dxa"/>
            </w:tcMar>
            <w:vAlign w:val="center"/>
            <w:hideMark/>
          </w:tcPr>
          <w:p w14:paraId="2AA22023" w14:textId="08183326" w:rsidR="0031445F" w:rsidRPr="0031445F" w:rsidRDefault="0031445F">
            <w:pPr>
              <w:jc w:val="right"/>
              <w:rPr>
                <w:sz w:val="20"/>
              </w:rPr>
            </w:pPr>
            <w:r w:rsidRPr="0031445F">
              <w:rPr>
                <w:b/>
                <w:sz w:val="20"/>
              </w:rPr>
              <w:t>Divergence 1994-2000</w:t>
            </w:r>
          </w:p>
        </w:tc>
        <w:tc>
          <w:tcPr>
            <w:tcW w:w="1686" w:type="dxa"/>
            <w:tcBorders>
              <w:top w:val="nil"/>
              <w:bottom w:val="single" w:sz="2" w:space="0" w:color="111111"/>
            </w:tcBorders>
            <w:tcMar>
              <w:top w:w="0" w:type="dxa"/>
              <w:left w:w="270" w:type="dxa"/>
              <w:bottom w:w="0" w:type="dxa"/>
              <w:right w:w="270" w:type="dxa"/>
            </w:tcMar>
            <w:vAlign w:val="center"/>
            <w:hideMark/>
          </w:tcPr>
          <w:p w14:paraId="28B7B57C" w14:textId="0286E3D3" w:rsidR="0031445F" w:rsidRPr="0031445F" w:rsidRDefault="0031445F">
            <w:pPr>
              <w:jc w:val="right"/>
              <w:rPr>
                <w:sz w:val="20"/>
              </w:rPr>
            </w:pPr>
            <w:r w:rsidRPr="0031445F">
              <w:rPr>
                <w:b/>
                <w:sz w:val="20"/>
              </w:rPr>
              <w:t>Convergence 2000-present</w:t>
            </w:r>
          </w:p>
        </w:tc>
      </w:tr>
      <w:tr w:rsidR="0031445F" w14:paraId="01CAD806" w14:textId="77777777" w:rsidTr="0031445F">
        <w:trPr>
          <w:trHeight w:val="311"/>
          <w:tblCellSpacing w:w="15" w:type="dxa"/>
        </w:trPr>
        <w:tc>
          <w:tcPr>
            <w:tcW w:w="1491" w:type="dxa"/>
            <w:tcBorders>
              <w:top w:val="nil"/>
            </w:tcBorders>
            <w:shd w:val="clear" w:color="auto" w:fill="F9F9F9"/>
            <w:tcMar>
              <w:top w:w="120" w:type="dxa"/>
              <w:left w:w="150" w:type="dxa"/>
              <w:bottom w:w="120" w:type="dxa"/>
              <w:right w:w="150" w:type="dxa"/>
            </w:tcMar>
            <w:vAlign w:val="center"/>
            <w:hideMark/>
          </w:tcPr>
          <w:p w14:paraId="400054D9" w14:textId="5B9A3125" w:rsidR="0031445F" w:rsidRPr="0031445F" w:rsidRDefault="00F97085">
            <w:pPr>
              <w:rPr>
                <w:sz w:val="20"/>
              </w:rPr>
            </w:pPr>
            <w:r w:rsidRPr="0031445F">
              <w:rPr>
                <w:sz w:val="20"/>
              </w:rPr>
              <w:t>opposite direction (%)</w:t>
            </w:r>
          </w:p>
        </w:tc>
        <w:tc>
          <w:tcPr>
            <w:tcW w:w="1491" w:type="dxa"/>
            <w:tcBorders>
              <w:top w:val="nil"/>
            </w:tcBorders>
            <w:shd w:val="clear" w:color="auto" w:fill="F9F9F9"/>
            <w:tcMar>
              <w:top w:w="120" w:type="dxa"/>
              <w:left w:w="150" w:type="dxa"/>
              <w:bottom w:w="120" w:type="dxa"/>
              <w:right w:w="150" w:type="dxa"/>
            </w:tcMar>
            <w:vAlign w:val="center"/>
            <w:hideMark/>
          </w:tcPr>
          <w:p w14:paraId="67C3EE0F" w14:textId="77777777" w:rsidR="0031445F" w:rsidRPr="0031445F" w:rsidRDefault="0031445F">
            <w:pPr>
              <w:jc w:val="right"/>
              <w:rPr>
                <w:sz w:val="20"/>
              </w:rPr>
            </w:pPr>
            <w:r w:rsidRPr="0031445F">
              <w:rPr>
                <w:sz w:val="20"/>
              </w:rPr>
              <w:t>58.64</w:t>
            </w:r>
          </w:p>
        </w:tc>
        <w:tc>
          <w:tcPr>
            <w:tcW w:w="1824" w:type="dxa"/>
            <w:tcBorders>
              <w:top w:val="nil"/>
            </w:tcBorders>
            <w:shd w:val="clear" w:color="auto" w:fill="F9F9F9"/>
            <w:tcMar>
              <w:top w:w="120" w:type="dxa"/>
              <w:left w:w="150" w:type="dxa"/>
              <w:bottom w:w="120" w:type="dxa"/>
              <w:right w:w="150" w:type="dxa"/>
            </w:tcMar>
            <w:vAlign w:val="center"/>
            <w:hideMark/>
          </w:tcPr>
          <w:p w14:paraId="62909E7F" w14:textId="77777777" w:rsidR="0031445F" w:rsidRPr="0031445F" w:rsidRDefault="0031445F">
            <w:pPr>
              <w:jc w:val="right"/>
              <w:rPr>
                <w:sz w:val="20"/>
              </w:rPr>
            </w:pPr>
            <w:r w:rsidRPr="0031445F">
              <w:rPr>
                <w:sz w:val="20"/>
              </w:rPr>
              <w:t>54.84</w:t>
            </w:r>
          </w:p>
        </w:tc>
        <w:tc>
          <w:tcPr>
            <w:tcW w:w="1732" w:type="dxa"/>
            <w:tcBorders>
              <w:top w:val="nil"/>
            </w:tcBorders>
            <w:shd w:val="clear" w:color="auto" w:fill="F9F9F9"/>
            <w:tcMar>
              <w:top w:w="120" w:type="dxa"/>
              <w:left w:w="150" w:type="dxa"/>
              <w:bottom w:w="120" w:type="dxa"/>
              <w:right w:w="150" w:type="dxa"/>
            </w:tcMar>
            <w:vAlign w:val="center"/>
            <w:hideMark/>
          </w:tcPr>
          <w:p w14:paraId="611D614D" w14:textId="07F9FFE8" w:rsidR="0031445F" w:rsidRPr="0031445F" w:rsidRDefault="0031445F">
            <w:pPr>
              <w:jc w:val="right"/>
              <w:rPr>
                <w:sz w:val="20"/>
              </w:rPr>
            </w:pPr>
            <w:r w:rsidRPr="0031445F">
              <w:rPr>
                <w:sz w:val="20"/>
              </w:rPr>
              <w:t>25</w:t>
            </w:r>
            <w:r w:rsidRPr="0031445F">
              <w:rPr>
                <w:sz w:val="20"/>
              </w:rPr>
              <w:t>.00</w:t>
            </w:r>
          </w:p>
        </w:tc>
        <w:tc>
          <w:tcPr>
            <w:tcW w:w="1526" w:type="dxa"/>
            <w:tcBorders>
              <w:top w:val="nil"/>
            </w:tcBorders>
            <w:shd w:val="clear" w:color="auto" w:fill="F9F9F9"/>
            <w:tcMar>
              <w:top w:w="120" w:type="dxa"/>
              <w:left w:w="150" w:type="dxa"/>
              <w:bottom w:w="120" w:type="dxa"/>
              <w:right w:w="150" w:type="dxa"/>
            </w:tcMar>
            <w:vAlign w:val="center"/>
            <w:hideMark/>
          </w:tcPr>
          <w:p w14:paraId="3F2AA7C8" w14:textId="77777777" w:rsidR="0031445F" w:rsidRPr="0031445F" w:rsidRDefault="0031445F">
            <w:pPr>
              <w:jc w:val="right"/>
              <w:rPr>
                <w:sz w:val="20"/>
              </w:rPr>
            </w:pPr>
            <w:r w:rsidRPr="0031445F">
              <w:rPr>
                <w:sz w:val="20"/>
              </w:rPr>
              <w:t>31.67</w:t>
            </w:r>
          </w:p>
        </w:tc>
        <w:tc>
          <w:tcPr>
            <w:tcW w:w="1686" w:type="dxa"/>
            <w:tcBorders>
              <w:top w:val="nil"/>
            </w:tcBorders>
            <w:shd w:val="clear" w:color="auto" w:fill="F9F9F9"/>
            <w:tcMar>
              <w:top w:w="120" w:type="dxa"/>
              <w:left w:w="150" w:type="dxa"/>
              <w:bottom w:w="120" w:type="dxa"/>
              <w:right w:w="150" w:type="dxa"/>
            </w:tcMar>
            <w:vAlign w:val="center"/>
            <w:hideMark/>
          </w:tcPr>
          <w:p w14:paraId="62737135" w14:textId="77777777" w:rsidR="0031445F" w:rsidRPr="0031445F" w:rsidRDefault="0031445F">
            <w:pPr>
              <w:jc w:val="right"/>
              <w:rPr>
                <w:sz w:val="20"/>
              </w:rPr>
            </w:pPr>
            <w:r w:rsidRPr="0031445F">
              <w:rPr>
                <w:sz w:val="20"/>
              </w:rPr>
              <w:t>37.21</w:t>
            </w:r>
          </w:p>
        </w:tc>
      </w:tr>
      <w:tr w:rsidR="0031445F" w14:paraId="2415E8CF" w14:textId="77777777" w:rsidTr="0031445F">
        <w:trPr>
          <w:trHeight w:val="298"/>
          <w:tblCellSpacing w:w="15" w:type="dxa"/>
        </w:trPr>
        <w:tc>
          <w:tcPr>
            <w:tcW w:w="1491" w:type="dxa"/>
            <w:tcBorders>
              <w:top w:val="single" w:sz="6" w:space="0" w:color="DDDDDD"/>
            </w:tcBorders>
            <w:shd w:val="clear" w:color="auto" w:fill="FFFFFF"/>
            <w:tcMar>
              <w:top w:w="120" w:type="dxa"/>
              <w:left w:w="150" w:type="dxa"/>
              <w:bottom w:w="120" w:type="dxa"/>
              <w:right w:w="150" w:type="dxa"/>
            </w:tcMar>
            <w:vAlign w:val="center"/>
            <w:hideMark/>
          </w:tcPr>
          <w:p w14:paraId="5DCE0285" w14:textId="02D044B0" w:rsidR="0031445F" w:rsidRPr="0031445F" w:rsidRDefault="00F97085">
            <w:pPr>
              <w:rPr>
                <w:sz w:val="20"/>
              </w:rPr>
            </w:pPr>
            <w:r>
              <w:rPr>
                <w:sz w:val="20"/>
              </w:rPr>
              <w:t>same</w:t>
            </w:r>
            <w:r w:rsidR="0031445F" w:rsidRPr="0031445F">
              <w:rPr>
                <w:sz w:val="20"/>
              </w:rPr>
              <w:t xml:space="preserve"> direction (%)</w:t>
            </w:r>
          </w:p>
        </w:tc>
        <w:tc>
          <w:tcPr>
            <w:tcW w:w="1491" w:type="dxa"/>
            <w:tcBorders>
              <w:top w:val="single" w:sz="6" w:space="0" w:color="DDDDDD"/>
            </w:tcBorders>
            <w:shd w:val="clear" w:color="auto" w:fill="FFFFFF"/>
            <w:tcMar>
              <w:top w:w="120" w:type="dxa"/>
              <w:left w:w="150" w:type="dxa"/>
              <w:bottom w:w="120" w:type="dxa"/>
              <w:right w:w="150" w:type="dxa"/>
            </w:tcMar>
            <w:vAlign w:val="center"/>
            <w:hideMark/>
          </w:tcPr>
          <w:p w14:paraId="434385D4" w14:textId="77777777" w:rsidR="0031445F" w:rsidRPr="0031445F" w:rsidRDefault="0031445F">
            <w:pPr>
              <w:jc w:val="right"/>
              <w:rPr>
                <w:sz w:val="20"/>
              </w:rPr>
            </w:pPr>
            <w:r w:rsidRPr="0031445F">
              <w:rPr>
                <w:sz w:val="20"/>
              </w:rPr>
              <w:t>41.36</w:t>
            </w:r>
          </w:p>
        </w:tc>
        <w:tc>
          <w:tcPr>
            <w:tcW w:w="1824" w:type="dxa"/>
            <w:tcBorders>
              <w:top w:val="single" w:sz="6" w:space="0" w:color="DDDDDD"/>
            </w:tcBorders>
            <w:shd w:val="clear" w:color="auto" w:fill="FFFFFF"/>
            <w:tcMar>
              <w:top w:w="120" w:type="dxa"/>
              <w:left w:w="150" w:type="dxa"/>
              <w:bottom w:w="120" w:type="dxa"/>
              <w:right w:w="150" w:type="dxa"/>
            </w:tcMar>
            <w:vAlign w:val="center"/>
            <w:hideMark/>
          </w:tcPr>
          <w:p w14:paraId="1071FADF" w14:textId="77777777" w:rsidR="0031445F" w:rsidRPr="0031445F" w:rsidRDefault="0031445F">
            <w:pPr>
              <w:jc w:val="right"/>
              <w:rPr>
                <w:sz w:val="20"/>
              </w:rPr>
            </w:pPr>
            <w:r w:rsidRPr="0031445F">
              <w:rPr>
                <w:sz w:val="20"/>
              </w:rPr>
              <w:t>45.16</w:t>
            </w:r>
          </w:p>
        </w:tc>
        <w:tc>
          <w:tcPr>
            <w:tcW w:w="1732" w:type="dxa"/>
            <w:tcBorders>
              <w:top w:val="single" w:sz="6" w:space="0" w:color="DDDDDD"/>
            </w:tcBorders>
            <w:shd w:val="clear" w:color="auto" w:fill="FFFFFF"/>
            <w:tcMar>
              <w:top w:w="120" w:type="dxa"/>
              <w:left w:w="150" w:type="dxa"/>
              <w:bottom w:w="120" w:type="dxa"/>
              <w:right w:w="150" w:type="dxa"/>
            </w:tcMar>
            <w:vAlign w:val="center"/>
            <w:hideMark/>
          </w:tcPr>
          <w:p w14:paraId="7FB20337" w14:textId="5B6B8AC2" w:rsidR="0031445F" w:rsidRPr="0031445F" w:rsidRDefault="0031445F">
            <w:pPr>
              <w:jc w:val="right"/>
              <w:rPr>
                <w:sz w:val="20"/>
              </w:rPr>
            </w:pPr>
            <w:r w:rsidRPr="0031445F">
              <w:rPr>
                <w:sz w:val="20"/>
              </w:rPr>
              <w:t>75</w:t>
            </w:r>
            <w:r w:rsidRPr="0031445F">
              <w:rPr>
                <w:sz w:val="20"/>
              </w:rPr>
              <w:t>.00</w:t>
            </w:r>
          </w:p>
        </w:tc>
        <w:tc>
          <w:tcPr>
            <w:tcW w:w="1526" w:type="dxa"/>
            <w:tcBorders>
              <w:top w:val="single" w:sz="6" w:space="0" w:color="DDDDDD"/>
            </w:tcBorders>
            <w:shd w:val="clear" w:color="auto" w:fill="FFFFFF"/>
            <w:tcMar>
              <w:top w:w="120" w:type="dxa"/>
              <w:left w:w="150" w:type="dxa"/>
              <w:bottom w:w="120" w:type="dxa"/>
              <w:right w:w="150" w:type="dxa"/>
            </w:tcMar>
            <w:vAlign w:val="center"/>
            <w:hideMark/>
          </w:tcPr>
          <w:p w14:paraId="6B325CC0" w14:textId="77777777" w:rsidR="0031445F" w:rsidRPr="0031445F" w:rsidRDefault="0031445F">
            <w:pPr>
              <w:jc w:val="right"/>
              <w:rPr>
                <w:sz w:val="20"/>
              </w:rPr>
            </w:pPr>
            <w:r w:rsidRPr="0031445F">
              <w:rPr>
                <w:sz w:val="20"/>
              </w:rPr>
              <w:t>68.33</w:t>
            </w:r>
          </w:p>
        </w:tc>
        <w:tc>
          <w:tcPr>
            <w:tcW w:w="1686" w:type="dxa"/>
            <w:tcBorders>
              <w:top w:val="single" w:sz="6" w:space="0" w:color="DDDDDD"/>
            </w:tcBorders>
            <w:shd w:val="clear" w:color="auto" w:fill="FFFFFF"/>
            <w:tcMar>
              <w:top w:w="120" w:type="dxa"/>
              <w:left w:w="150" w:type="dxa"/>
              <w:bottom w:w="120" w:type="dxa"/>
              <w:right w:w="150" w:type="dxa"/>
            </w:tcMar>
            <w:vAlign w:val="center"/>
            <w:hideMark/>
          </w:tcPr>
          <w:p w14:paraId="061D10B0" w14:textId="77777777" w:rsidR="0031445F" w:rsidRPr="0031445F" w:rsidRDefault="0031445F">
            <w:pPr>
              <w:jc w:val="right"/>
              <w:rPr>
                <w:sz w:val="20"/>
              </w:rPr>
            </w:pPr>
            <w:r w:rsidRPr="0031445F">
              <w:rPr>
                <w:sz w:val="20"/>
              </w:rPr>
              <w:t>62.79</w:t>
            </w:r>
          </w:p>
        </w:tc>
      </w:tr>
    </w:tbl>
    <w:p w14:paraId="1245EC10" w14:textId="77777777" w:rsidR="00AD06DA" w:rsidRDefault="00AD06DA" w:rsidP="0053754D">
      <w:pPr>
        <w:jc w:val="both"/>
      </w:pPr>
    </w:p>
    <w:p w14:paraId="1FAE0E6F" w14:textId="77777777" w:rsidR="00AD06DA" w:rsidRDefault="00AD06DA" w:rsidP="0053754D">
      <w:pPr>
        <w:jc w:val="both"/>
      </w:pPr>
    </w:p>
    <w:p w14:paraId="4F9001B9" w14:textId="528050F1" w:rsidR="007D2FCA" w:rsidRDefault="007D2FCA" w:rsidP="0053754D">
      <w:pPr>
        <w:jc w:val="both"/>
      </w:pPr>
      <w:r>
        <w:t>We further performed the age-specific decomposition of lifespan variation conditional on surviving to age</w:t>
      </w:r>
      <w:r w:rsidR="0005683F">
        <w:t xml:space="preserve"> 5</w:t>
      </w:r>
      <w:r>
        <w:t xml:space="preserve"> following the same methodology that we used in the pape</w:t>
      </w:r>
      <w:r w:rsidR="00F16598">
        <w:t>r. Results are shown in Figure 4</w:t>
      </w:r>
      <w:r>
        <w:t xml:space="preserve"> below. The results are very close as if we decompose lifespan variation from age 0 (Figure 4 in the paper). We believe the results are the same after age 5 because by ignoring the steep decrease of the probability of dying from age 0 to 5,</w:t>
      </w:r>
      <w:r w:rsidR="0005683F">
        <w:t xml:space="preserve"> the age at death distribution starts at values very close to zero. Which would not be the case if we start at age 30 for example, since in this case the distribution would </w:t>
      </w:r>
      <w:r w:rsidR="000448BE">
        <w:t xml:space="preserve">be </w:t>
      </w:r>
      <w:r w:rsidR="0005683F">
        <w:t>truncated in the left side (e.g. not st</w:t>
      </w:r>
      <w:r w:rsidR="00371BF6">
        <w:t>arting at values close to zero)</w:t>
      </w:r>
      <w:r w:rsidR="000448BE">
        <w:t xml:space="preserve">. </w:t>
      </w:r>
    </w:p>
    <w:p w14:paraId="1118E6E3" w14:textId="77777777" w:rsidR="00371BF6" w:rsidRDefault="00371BF6" w:rsidP="0053754D">
      <w:pPr>
        <w:jc w:val="both"/>
      </w:pPr>
    </w:p>
    <w:p w14:paraId="5AF08053" w14:textId="5C707F98" w:rsidR="009E220F" w:rsidRDefault="00F8644E" w:rsidP="0053754D">
      <w:pPr>
        <w:jc w:val="both"/>
      </w:pPr>
      <w:r>
        <w:rPr>
          <w:noProof/>
        </w:rPr>
        <w:drawing>
          <wp:anchor distT="0" distB="0" distL="114300" distR="114300" simplePos="0" relativeHeight="251657728" behindDoc="1" locked="0" layoutInCell="1" allowOverlap="1" wp14:anchorId="04E77D3A" wp14:editId="0FB7FAAB">
            <wp:simplePos x="0" y="0"/>
            <wp:positionH relativeFrom="column">
              <wp:posOffset>-581132</wp:posOffset>
            </wp:positionH>
            <wp:positionV relativeFrom="paragraph">
              <wp:posOffset>503893</wp:posOffset>
            </wp:positionV>
            <wp:extent cx="7109460" cy="4733925"/>
            <wp:effectExtent l="0" t="0" r="0" b="9525"/>
            <wp:wrapTight wrapText="bothSides">
              <wp:wrapPolygon edited="0">
                <wp:start x="0" y="0"/>
                <wp:lineTo x="0" y="21557"/>
                <wp:lineTo x="21531" y="21557"/>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109460" cy="4733925"/>
                    </a:xfrm>
                    <a:prstGeom prst="rect">
                      <a:avLst/>
                    </a:prstGeom>
                  </pic:spPr>
                </pic:pic>
              </a:graphicData>
            </a:graphic>
            <wp14:sizeRelH relativeFrom="page">
              <wp14:pctWidth>0</wp14:pctWidth>
            </wp14:sizeRelH>
            <wp14:sizeRelV relativeFrom="page">
              <wp14:pctHeight>0</wp14:pctHeight>
            </wp14:sizeRelV>
          </wp:anchor>
        </w:drawing>
      </w:r>
      <w:r w:rsidR="00F16598">
        <w:t>Figure 4</w:t>
      </w:r>
      <w:r w:rsidR="009E220F">
        <w:t>. Age specific contributions to changes in life disparity conditional on surviving at age 5, by period.</w:t>
      </w:r>
    </w:p>
    <w:p w14:paraId="4972AE23" w14:textId="4240DEF0" w:rsidR="009E220F" w:rsidRDefault="009E220F" w:rsidP="0053754D">
      <w:pPr>
        <w:jc w:val="both"/>
      </w:pPr>
    </w:p>
    <w:p w14:paraId="53A6BE6E" w14:textId="4FB58166" w:rsidR="004E3D11" w:rsidRDefault="004E3D11" w:rsidP="002B4381">
      <w:pPr>
        <w:jc w:val="both"/>
        <w:rPr>
          <w:b/>
        </w:rPr>
      </w:pPr>
    </w:p>
    <w:p w14:paraId="02BA998A" w14:textId="54583B3E" w:rsidR="002B4381" w:rsidRDefault="002B4381" w:rsidP="002B4381">
      <w:pPr>
        <w:jc w:val="both"/>
        <w:rPr>
          <w:b/>
        </w:rPr>
      </w:pPr>
      <w:r w:rsidRPr="002010C1">
        <w:rPr>
          <w:b/>
        </w:rPr>
        <w:t xml:space="preserve">The cause-of-death analysis is too focused on the issue of alcohol. It is of no dispute that alcohol played important role in mortality fluctuations in the period and region of ex-USSR, but it has played much smaller role in central Europe (Poland, Slovakia, Czech </w:t>
      </w:r>
      <w:r w:rsidRPr="002010C1">
        <w:rPr>
          <w:b/>
        </w:rPr>
        <w:lastRenderedPageBreak/>
        <w:t xml:space="preserve">Republic). Moreover, these countries have reduced their mortality dramatically after 1990 but the alcohol consumption levels remained the same or even increased, suggesting that alcohol had a very minor role in the recent changes (which were attributed uniquely to progress in cardio-therapy). </w:t>
      </w:r>
    </w:p>
    <w:p w14:paraId="29327204" w14:textId="77777777" w:rsidR="002B4381" w:rsidRDefault="002B4381" w:rsidP="0053754D">
      <w:pPr>
        <w:jc w:val="both"/>
      </w:pPr>
    </w:p>
    <w:p w14:paraId="25978041" w14:textId="1D7836D4" w:rsidR="00981CA2" w:rsidRDefault="005943A1" w:rsidP="0053754D">
      <w:pPr>
        <w:jc w:val="both"/>
      </w:pPr>
      <w:r>
        <w:t xml:space="preserve">Regarding the cause-of-death analysis. </w:t>
      </w:r>
      <w:commentRangeStart w:id="13"/>
      <w:r>
        <w:t>It is true that deaths from hypertension and atherosclerosis could be overestimated at the expense of ischemic heart disease mortality in some countries, such as Poland</w:t>
      </w:r>
      <w:r w:rsidR="008A02DB">
        <w:t xml:space="preserve"> before 1991</w:t>
      </w:r>
      <w:r>
        <w:t xml:space="preserve"> (Cooper et al 1984, </w:t>
      </w:r>
      <w:proofErr w:type="spellStart"/>
      <w:r w:rsidRPr="005943A1">
        <w:t>Zatonski</w:t>
      </w:r>
      <w:proofErr w:type="spellEnd"/>
      <w:r>
        <w:t xml:space="preserve"> 1998).</w:t>
      </w:r>
      <w:r w:rsidR="00156786">
        <w:t xml:space="preserve"> </w:t>
      </w:r>
      <w:r>
        <w:t>Howe</w:t>
      </w:r>
      <w:r w:rsidR="008A02DB">
        <w:t>ver, death certification rates showed decreases in both ischemic heart diseases</w:t>
      </w:r>
      <w:r w:rsidR="002A6470">
        <w:t xml:space="preserve"> (IHD)</w:t>
      </w:r>
      <w:r w:rsidR="008A02DB">
        <w:t xml:space="preserve"> and atherosclerosis, suggesting that the decline in mortality from IHD was unlikely due to changes in coding practices after 1991. </w:t>
      </w:r>
      <w:commentRangeEnd w:id="13"/>
      <w:r w:rsidR="00247FD3">
        <w:rPr>
          <w:rStyle w:val="CommentReference"/>
        </w:rPr>
        <w:commentReference w:id="13"/>
      </w:r>
      <w:r w:rsidR="008A02DB">
        <w:t xml:space="preserve">Since our analysis on causes of death is focused from 1994 onwards to have comparability between a set of countries, the change in coding practices is unlikely to </w:t>
      </w:r>
      <w:r w:rsidR="00156786">
        <w:t>influence</w:t>
      </w:r>
      <w:r w:rsidR="008A02DB">
        <w:t xml:space="preserve"> the estimates that we show (</w:t>
      </w:r>
      <w:proofErr w:type="spellStart"/>
      <w:r w:rsidR="008A02DB" w:rsidRPr="005943A1">
        <w:t>Zatonski</w:t>
      </w:r>
      <w:proofErr w:type="spellEnd"/>
      <w:r w:rsidR="008A02DB">
        <w:t xml:space="preserve"> 1998).</w:t>
      </w:r>
      <w:r w:rsidR="00156786">
        <w:t xml:space="preserve"> </w:t>
      </w:r>
      <w:r w:rsidR="002A6470">
        <w:t xml:space="preserve">We now mention this in the </w:t>
      </w:r>
      <w:r w:rsidR="00EE6952">
        <w:t>limitations</w:t>
      </w:r>
      <w:r w:rsidR="002A6470">
        <w:t xml:space="preserve"> section.</w:t>
      </w:r>
    </w:p>
    <w:p w14:paraId="17E63B2C" w14:textId="77777777" w:rsidR="00156786" w:rsidRDefault="00156786" w:rsidP="0053754D">
      <w:pPr>
        <w:jc w:val="both"/>
      </w:pPr>
    </w:p>
    <w:p w14:paraId="3076CCDF" w14:textId="00F50F2E" w:rsidR="005943A1" w:rsidRDefault="00156786" w:rsidP="0053754D">
      <w:pPr>
        <w:jc w:val="both"/>
      </w:pPr>
      <w:r>
        <w:t>In this line, as the reviewer pointed out, the role of alcohol on Poland does not explain the decline in mortality from Ischemic Heart Diseases in the years 1991-94, but they could be attributed to changes in dietary conditions (</w:t>
      </w:r>
      <w:proofErr w:type="spellStart"/>
      <w:r w:rsidRPr="005943A1">
        <w:t>Zatonski</w:t>
      </w:r>
      <w:proofErr w:type="spellEnd"/>
      <w:r>
        <w:t xml:space="preserve"> 1998). We have </w:t>
      </w:r>
      <w:r w:rsidR="002A6470">
        <w:t xml:space="preserve">improved the discussion section by lessening the role of alcohol consumption on mortality patterns in Poland and Czech Republic, and mentioning that in these countries the reason of gains in life expectancy and compression of mortality due to </w:t>
      </w:r>
      <w:r w:rsidR="00BD2346">
        <w:t xml:space="preserve">the decline in </w:t>
      </w:r>
      <w:r w:rsidR="002A6470">
        <w:t>stroke and IHD may be explained by other factors</w:t>
      </w:r>
      <w:r w:rsidR="00BD2346">
        <w:t xml:space="preserve"> (</w:t>
      </w:r>
      <w:proofErr w:type="spellStart"/>
      <w:r w:rsidR="00BD2346" w:rsidRPr="00D04395">
        <w:t>Pająk</w:t>
      </w:r>
      <w:proofErr w:type="spellEnd"/>
      <w:r w:rsidR="00BD2346" w:rsidRPr="00D04395">
        <w:t xml:space="preserve"> 2011)</w:t>
      </w:r>
      <w:r w:rsidR="002A6470">
        <w:t>, such as changes dietary habits</w:t>
      </w:r>
      <w:r w:rsidR="00BD2346">
        <w:t xml:space="preserve"> (</w:t>
      </w:r>
      <w:proofErr w:type="spellStart"/>
      <w:r w:rsidR="00BD2346" w:rsidRPr="005943A1">
        <w:t>Zatonski</w:t>
      </w:r>
      <w:proofErr w:type="spellEnd"/>
      <w:r w:rsidR="00BD2346">
        <w:t xml:space="preserve"> 1998)</w:t>
      </w:r>
      <w:r w:rsidR="002A6470">
        <w:t>.</w:t>
      </w:r>
    </w:p>
    <w:p w14:paraId="545414A0" w14:textId="50A16EB5" w:rsidR="0063262B" w:rsidRDefault="0063262B" w:rsidP="0053754D">
      <w:pPr>
        <w:jc w:val="both"/>
      </w:pPr>
    </w:p>
    <w:p w14:paraId="5C20EC85" w14:textId="659D8592" w:rsidR="0063262B" w:rsidRDefault="0063262B" w:rsidP="0053754D">
      <w:pPr>
        <w:jc w:val="both"/>
      </w:pPr>
      <w:r>
        <w:t>We did the following changes:</w:t>
      </w:r>
    </w:p>
    <w:p w14:paraId="671A2919" w14:textId="52CADFA3" w:rsidR="00542006" w:rsidRDefault="00542006" w:rsidP="0053754D">
      <w:pPr>
        <w:jc w:val="both"/>
      </w:pPr>
      <w:r>
        <w:t>In the Cause of death classification, since the first paragraph reads: “</w:t>
      </w:r>
      <w:r w:rsidRPr="00542006">
        <w:rPr>
          <w:i/>
          <w:color w:val="000000"/>
        </w:rPr>
        <w:t>We aimed to identify the effect of mortality related to alcohol consumption on lifespan variation from 1994 to 2010</w:t>
      </w:r>
      <w:r>
        <w:rPr>
          <w:color w:val="000000"/>
        </w:rPr>
        <w:t>.” to emphasize that our classification is not a definitive indicator of the effect of alcohol consumption patterns. It is just a proxy to it, therefore we use the word “related” and not “attributable”. We also acknowledge this in the limitations section.</w:t>
      </w:r>
    </w:p>
    <w:p w14:paraId="05976CFE" w14:textId="77777777" w:rsidR="00542006" w:rsidRDefault="00542006" w:rsidP="0053754D">
      <w:pPr>
        <w:jc w:val="both"/>
      </w:pPr>
    </w:p>
    <w:p w14:paraId="47AEE34B" w14:textId="61689CD3" w:rsidR="00542006" w:rsidRDefault="00542006" w:rsidP="0053754D">
      <w:pPr>
        <w:jc w:val="both"/>
        <w:rPr>
          <w:i/>
          <w:color w:val="000000"/>
        </w:rPr>
      </w:pPr>
      <w:r>
        <w:t xml:space="preserve"> Page 15 last paragraph: We changed “…</w:t>
      </w:r>
      <w:r>
        <w:rPr>
          <w:color w:val="000000"/>
        </w:rPr>
        <w:t xml:space="preserve">We extended this cause-of-death analysis to include more countries (Belarus, Czech Republic, Estonia, Latvia, Lithuania, Poland, Russia and Ukraine), and to specifically examine alcohol's impact on lifespan variation in the 1994-2010 post-Soviet years.” With </w:t>
      </w:r>
      <w:r w:rsidRPr="00542006">
        <w:rPr>
          <w:i/>
          <w:color w:val="000000"/>
        </w:rPr>
        <w:t>“We extended this cause-of-death analysis to include more countries (Belarus, Czech Republic, Estonia, Latvia, Lithuania, Poland, Russia and Ukraine), and to specifically examine</w:t>
      </w:r>
      <w:r>
        <w:rPr>
          <w:i/>
          <w:color w:val="000000"/>
        </w:rPr>
        <w:t xml:space="preserve"> the impact of mortality amenable to alcohol consumption</w:t>
      </w:r>
      <w:r w:rsidRPr="00542006">
        <w:rPr>
          <w:i/>
          <w:color w:val="000000"/>
        </w:rPr>
        <w:t xml:space="preserve"> on lifespan variation in the 1994-2010 post-Soviet years.</w:t>
      </w:r>
      <w:r>
        <w:rPr>
          <w:i/>
          <w:color w:val="000000"/>
        </w:rPr>
        <w:t xml:space="preserve"> </w:t>
      </w:r>
      <w:r w:rsidRPr="00542006">
        <w:rPr>
          <w:i/>
          <w:color w:val="000000"/>
        </w:rPr>
        <w:t>”</w:t>
      </w:r>
    </w:p>
    <w:p w14:paraId="05553DAC" w14:textId="6055AA8A" w:rsidR="00073C55" w:rsidRPr="00DE135B" w:rsidRDefault="00073C55" w:rsidP="0053754D">
      <w:pPr>
        <w:jc w:val="both"/>
        <w:rPr>
          <w:color w:val="000000"/>
        </w:rPr>
      </w:pPr>
    </w:p>
    <w:p w14:paraId="517C4CB5" w14:textId="0EE1FA01" w:rsidR="00073C55" w:rsidRPr="00DE135B" w:rsidRDefault="00FF2B8F" w:rsidP="0053754D">
      <w:pPr>
        <w:jc w:val="both"/>
        <w:rPr>
          <w:color w:val="000000"/>
        </w:rPr>
      </w:pPr>
      <w:r>
        <w:rPr>
          <w:color w:val="000000"/>
        </w:rPr>
        <w:t>Page 16, paragraph 2: We added: “</w:t>
      </w:r>
      <w:r w:rsidR="00DE135B" w:rsidRPr="00DE135B">
        <w:rPr>
          <w:i/>
          <w:color w:val="000000"/>
        </w:rPr>
        <w:t>Ov</w:t>
      </w:r>
      <w:r w:rsidRPr="00DE135B">
        <w:rPr>
          <w:i/>
          <w:color w:val="000000"/>
        </w:rPr>
        <w:t xml:space="preserve">er young ages, a large role was found for the reduction of external cause mortality including traffic accidents in the Baltic countries throughout the period, and in Russia, Belarus and Ukraine from 2000 onwards, whereas Czech Republic and Poland reduced mortality primarily through reductions in IHD, and non-alcohol related mortality. </w:t>
      </w:r>
      <w:r w:rsidRPr="00DE135B">
        <w:rPr>
          <w:b/>
          <w:i/>
          <w:color w:val="000000"/>
        </w:rPr>
        <w:t>Moreover, in Poland and Czech Republic, the reason of gains in life expectancy and compression of mortality due to the decline in stroke and IHD may be explained by other factors other than alcohol patterns (</w:t>
      </w:r>
      <w:proofErr w:type="spellStart"/>
      <w:r w:rsidRPr="00DE135B">
        <w:rPr>
          <w:b/>
          <w:i/>
          <w:color w:val="000000"/>
        </w:rPr>
        <w:t>Pajak</w:t>
      </w:r>
      <w:proofErr w:type="spellEnd"/>
      <w:r w:rsidRPr="00DE135B">
        <w:rPr>
          <w:b/>
          <w:i/>
          <w:color w:val="000000"/>
        </w:rPr>
        <w:t>, 2011), such as changes</w:t>
      </w:r>
      <w:r w:rsidR="00371BF6">
        <w:rPr>
          <w:b/>
          <w:i/>
          <w:color w:val="000000"/>
        </w:rPr>
        <w:t xml:space="preserve"> in</w:t>
      </w:r>
      <w:r w:rsidRPr="00DE135B">
        <w:rPr>
          <w:b/>
          <w:i/>
          <w:color w:val="000000"/>
        </w:rPr>
        <w:t xml:space="preserve"> dietary habits (</w:t>
      </w:r>
      <w:proofErr w:type="spellStart"/>
      <w:r w:rsidRPr="00DE135B">
        <w:rPr>
          <w:b/>
          <w:i/>
          <w:color w:val="000000"/>
        </w:rPr>
        <w:t>Zatonski</w:t>
      </w:r>
      <w:proofErr w:type="spellEnd"/>
      <w:r w:rsidRPr="00DE135B">
        <w:rPr>
          <w:b/>
          <w:i/>
          <w:color w:val="000000"/>
        </w:rPr>
        <w:t>, 1998).</w:t>
      </w:r>
      <w:r w:rsidRPr="00DE135B">
        <w:rPr>
          <w:i/>
          <w:color w:val="000000"/>
        </w:rPr>
        <w:t xml:space="preserve"> At older ages, between-country differences in mortality reduction seemed to be driven by the extent of IHD and stroke mortality reduction. Overall, alcohol-related mortality (both </w:t>
      </w:r>
      <w:r w:rsidRPr="00DE135B">
        <w:rPr>
          <w:i/>
          <w:color w:val="000000"/>
        </w:rPr>
        <w:lastRenderedPageBreak/>
        <w:t>increases and reductions) had its strongest influence in Russia, Latvia, Lithuania and Estonia, particularly over young-adult ages</w:t>
      </w:r>
      <w:r w:rsidRPr="00DE135B">
        <w:rPr>
          <w:b/>
          <w:i/>
          <w:color w:val="000000"/>
        </w:rPr>
        <w:t>; while in the rest of the countries, Ukraine, Poland, Belarus and Czech Republic the effect of alcohol-related mortality on changes in lifespan variation was less clear</w:t>
      </w:r>
      <w:r w:rsidRPr="00DE135B">
        <w:rPr>
          <w:i/>
          <w:color w:val="000000"/>
        </w:rPr>
        <w:t>.</w:t>
      </w:r>
      <w:r>
        <w:rPr>
          <w:color w:val="000000"/>
        </w:rPr>
        <w:t>”</w:t>
      </w:r>
    </w:p>
    <w:p w14:paraId="24EF1ED8" w14:textId="0C252311" w:rsidR="00C144FB" w:rsidRDefault="00C144FB" w:rsidP="0053754D">
      <w:pPr>
        <w:jc w:val="both"/>
      </w:pPr>
    </w:p>
    <w:p w14:paraId="166CDCAE" w14:textId="134DF06D" w:rsidR="008648C5" w:rsidRDefault="008648C5" w:rsidP="0053754D">
      <w:pPr>
        <w:jc w:val="both"/>
      </w:pPr>
    </w:p>
    <w:p w14:paraId="300D3A46" w14:textId="0A6D448E" w:rsidR="008648C5" w:rsidRPr="00344170" w:rsidRDefault="008648C5" w:rsidP="0053754D">
      <w:pPr>
        <w:jc w:val="both"/>
        <w:rPr>
          <w:lang w:val="es-MX"/>
        </w:rPr>
      </w:pPr>
      <w:proofErr w:type="spellStart"/>
      <w:r w:rsidRPr="00344170">
        <w:rPr>
          <w:lang w:val="es-MX"/>
        </w:rPr>
        <w:t>References</w:t>
      </w:r>
      <w:proofErr w:type="spellEnd"/>
    </w:p>
    <w:p w14:paraId="1CEBC385" w14:textId="3C4E414C" w:rsidR="00B66992" w:rsidRPr="00D04395" w:rsidRDefault="00B66992" w:rsidP="0053754D">
      <w:pPr>
        <w:jc w:val="both"/>
      </w:pPr>
      <w:r w:rsidRPr="00344170">
        <w:rPr>
          <w:lang w:val="es-MX"/>
        </w:rPr>
        <w:t xml:space="preserve">Ahmad, O. B., Lopez, A. D., &amp; </w:t>
      </w:r>
      <w:proofErr w:type="spellStart"/>
      <w:r w:rsidRPr="00344170">
        <w:rPr>
          <w:lang w:val="es-MX"/>
        </w:rPr>
        <w:t>Inoue</w:t>
      </w:r>
      <w:proofErr w:type="spellEnd"/>
      <w:r w:rsidRPr="00344170">
        <w:rPr>
          <w:lang w:val="es-MX"/>
        </w:rPr>
        <w:t xml:space="preserve">, M. (2000). </w:t>
      </w:r>
      <w:r w:rsidRPr="00D04395">
        <w:t>The decline in child mortality: a reappraisal. Bulletin of the World Health Organization, 78, 1175-1191.</w:t>
      </w:r>
    </w:p>
    <w:p w14:paraId="212BDB5A" w14:textId="77777777" w:rsidR="00C2458F" w:rsidRPr="00D934AB" w:rsidRDefault="00C2458F" w:rsidP="0053754D">
      <w:pPr>
        <w:jc w:val="both"/>
      </w:pPr>
    </w:p>
    <w:p w14:paraId="232413A9" w14:textId="1F3C6E76" w:rsidR="002514AC" w:rsidRDefault="002514AC" w:rsidP="0053754D">
      <w:pPr>
        <w:jc w:val="both"/>
      </w:pPr>
      <w:r w:rsidRPr="00D934AB">
        <w:t xml:space="preserve">Cooper, R., </w:t>
      </w:r>
      <w:proofErr w:type="spellStart"/>
      <w:r w:rsidRPr="00D934AB">
        <w:t>Schatzkin</w:t>
      </w:r>
      <w:proofErr w:type="spellEnd"/>
      <w:r w:rsidRPr="00D934AB">
        <w:t xml:space="preserve">, A., &amp; </w:t>
      </w:r>
      <w:proofErr w:type="spellStart"/>
      <w:r w:rsidRPr="00D934AB">
        <w:t>Sempos</w:t>
      </w:r>
      <w:proofErr w:type="spellEnd"/>
      <w:r w:rsidRPr="00D934AB">
        <w:t>, C. (1984). Rising death rates among Polish men. International Journal of Health Services, 14(2), 289-302.</w:t>
      </w:r>
    </w:p>
    <w:p w14:paraId="6C66612F" w14:textId="5A914FE9" w:rsidR="004E3D11" w:rsidRDefault="004E3D11" w:rsidP="0053754D">
      <w:pPr>
        <w:jc w:val="both"/>
      </w:pPr>
    </w:p>
    <w:p w14:paraId="13B39622" w14:textId="1EE3274A" w:rsidR="004E3D11" w:rsidRDefault="004E3D11" w:rsidP="0053754D">
      <w:pPr>
        <w:jc w:val="both"/>
      </w:pPr>
      <w:proofErr w:type="spellStart"/>
      <w:r w:rsidRPr="004E3D11">
        <w:t>Engelman</w:t>
      </w:r>
      <w:proofErr w:type="spellEnd"/>
      <w:r w:rsidRPr="004E3D11">
        <w:t>, M., Canudas‐Romo, V., &amp; Agree, E. M. (2010). The implications of increased survivorship for mortality variation in aging populations. Population and Development Review, 36(3), 511-539.</w:t>
      </w:r>
    </w:p>
    <w:p w14:paraId="7BA18AE1" w14:textId="0E41A121" w:rsidR="008E1A0B" w:rsidRDefault="008E1A0B" w:rsidP="0053754D">
      <w:pPr>
        <w:jc w:val="both"/>
      </w:pPr>
    </w:p>
    <w:p w14:paraId="06CF3859" w14:textId="6B9E31B5" w:rsidR="008E1A0B" w:rsidRPr="00D934AB" w:rsidRDefault="008E1A0B" w:rsidP="0053754D">
      <w:pPr>
        <w:jc w:val="both"/>
      </w:pPr>
      <w:proofErr w:type="spellStart"/>
      <w:r w:rsidRPr="008E1A0B">
        <w:t>Kingkade</w:t>
      </w:r>
      <w:proofErr w:type="spellEnd"/>
      <w:r w:rsidRPr="008E1A0B">
        <w:t>, W. W., &amp; Sawyer, C. C. (2001). Infant mortality in Eastern Europe and the former Soviet Union before and after the breakup. US Bureau of the Census, Population Division, Washington, DC.</w:t>
      </w:r>
    </w:p>
    <w:p w14:paraId="5248F205" w14:textId="77777777" w:rsidR="002514AC" w:rsidRPr="00D934AB" w:rsidRDefault="002514AC" w:rsidP="0053754D">
      <w:pPr>
        <w:jc w:val="both"/>
      </w:pPr>
    </w:p>
    <w:p w14:paraId="52DDF704" w14:textId="7F98B031" w:rsidR="008648C5" w:rsidRPr="00D934AB" w:rsidRDefault="008648C5" w:rsidP="0053754D">
      <w:pPr>
        <w:jc w:val="both"/>
      </w:pPr>
      <w:proofErr w:type="spellStart"/>
      <w:r w:rsidRPr="00D934AB">
        <w:t>Németh</w:t>
      </w:r>
      <w:proofErr w:type="spellEnd"/>
      <w:r w:rsidRPr="00D934AB">
        <w:t>, László. "Life expectancy versus lifespan inequality: A smudge or a clear relationship?." </w:t>
      </w:r>
      <w:proofErr w:type="spellStart"/>
      <w:r w:rsidRPr="00D934AB">
        <w:t>PloS</w:t>
      </w:r>
      <w:proofErr w:type="spellEnd"/>
      <w:r w:rsidRPr="00D934AB">
        <w:t xml:space="preserve"> one 12.9 (2017): e0185702.</w:t>
      </w:r>
    </w:p>
    <w:p w14:paraId="1FAC43CF" w14:textId="46685E2A" w:rsidR="006D2F44" w:rsidRPr="00D934AB" w:rsidRDefault="006D2F44" w:rsidP="0053754D">
      <w:pPr>
        <w:jc w:val="both"/>
      </w:pPr>
    </w:p>
    <w:p w14:paraId="2CF1396A" w14:textId="6A57B5B6" w:rsidR="006D2F44" w:rsidRPr="00D934AB" w:rsidRDefault="006D2F44" w:rsidP="0053754D">
      <w:pPr>
        <w:jc w:val="both"/>
      </w:pPr>
      <w:r w:rsidRPr="00D934AB">
        <w:t>Nolte, Ellen, Vladimir Shkolnikov, and Martin McKee. "Changing mortality patterns in East and West Germany and Poland. I: Long term trends (1960–1997)." Journal of Epidemiology &amp; Community Health 54.12 (2000a): 890-898.</w:t>
      </w:r>
    </w:p>
    <w:p w14:paraId="52B8429E" w14:textId="77777777" w:rsidR="006D2F44" w:rsidRPr="00D934AB" w:rsidRDefault="006D2F44" w:rsidP="0053754D">
      <w:pPr>
        <w:jc w:val="both"/>
      </w:pPr>
    </w:p>
    <w:p w14:paraId="4D2295C5" w14:textId="6726E811" w:rsidR="006D2F44" w:rsidRDefault="006D2F44" w:rsidP="0053754D">
      <w:pPr>
        <w:jc w:val="both"/>
      </w:pPr>
      <w:r w:rsidRPr="00D934AB">
        <w:t>Nolte, Ellen, Vladimir Shkolnikov, and Martin McKee. "Changing mortality patterns in East and West Germany and Poland. II: Short-term trends during transition and in the 1990s." Journal of Epidemiology &amp; Community Health 54.12 (2000b): 899-906.</w:t>
      </w:r>
    </w:p>
    <w:p w14:paraId="5AA1CEAF" w14:textId="674CD770" w:rsidR="002A6470" w:rsidRDefault="002A6470" w:rsidP="0053754D">
      <w:pPr>
        <w:jc w:val="both"/>
      </w:pPr>
    </w:p>
    <w:p w14:paraId="09F1D9DA" w14:textId="132E14E6" w:rsidR="002A6470" w:rsidRPr="00D934AB" w:rsidRDefault="002A6470" w:rsidP="0053754D">
      <w:pPr>
        <w:jc w:val="both"/>
      </w:pPr>
      <w:proofErr w:type="spellStart"/>
      <w:r w:rsidRPr="006C3BE9">
        <w:t>Pająk</w:t>
      </w:r>
      <w:proofErr w:type="spellEnd"/>
      <w:r w:rsidRPr="006C3BE9">
        <w:t xml:space="preserve">, A., &amp; </w:t>
      </w:r>
      <w:proofErr w:type="spellStart"/>
      <w:r w:rsidRPr="006C3BE9">
        <w:t>Kozela</w:t>
      </w:r>
      <w:proofErr w:type="spellEnd"/>
      <w:r w:rsidRPr="006C3BE9">
        <w:t>, M. (2011). Cardiovascular disease in Central and East Europe. Public Health Reviews, 33(2), 416.</w:t>
      </w:r>
    </w:p>
    <w:p w14:paraId="3867C439" w14:textId="77777777" w:rsidR="008648C5" w:rsidRPr="00D934AB" w:rsidRDefault="008648C5" w:rsidP="0053754D">
      <w:pPr>
        <w:jc w:val="both"/>
      </w:pPr>
    </w:p>
    <w:p w14:paraId="17796BC2" w14:textId="44C324EC" w:rsidR="008648C5" w:rsidRDefault="008648C5" w:rsidP="008648C5">
      <w:pPr>
        <w:jc w:val="both"/>
      </w:pPr>
      <w:r w:rsidRPr="00D934AB">
        <w:t xml:space="preserve">Van Raalte, A. A., &amp; Caswell, H. (2013). </w:t>
      </w:r>
      <w:r w:rsidRPr="007E13B7">
        <w:t>Perturbation analysis of indices of lifespan variability. Demography, 50(5), 1615-1640.</w:t>
      </w:r>
    </w:p>
    <w:p w14:paraId="0D6C57B7" w14:textId="174D62EC" w:rsidR="005943A1" w:rsidRDefault="005943A1" w:rsidP="008648C5">
      <w:pPr>
        <w:jc w:val="both"/>
      </w:pPr>
    </w:p>
    <w:p w14:paraId="0ED8BB53" w14:textId="4C35864E" w:rsidR="005943A1" w:rsidRPr="007E13B7" w:rsidRDefault="005943A1" w:rsidP="008648C5">
      <w:pPr>
        <w:jc w:val="both"/>
      </w:pPr>
      <w:proofErr w:type="spellStart"/>
      <w:r w:rsidRPr="005943A1">
        <w:t>Zatonski</w:t>
      </w:r>
      <w:proofErr w:type="spellEnd"/>
      <w:r w:rsidRPr="005943A1">
        <w:t xml:space="preserve">, W. A., McMichael, A. J., &amp; Powles, J. W. (1998). Ecological study of reasons for sharp decline in mortality from </w:t>
      </w:r>
      <w:proofErr w:type="spellStart"/>
      <w:r w:rsidRPr="005943A1">
        <w:t>ischaemic</w:t>
      </w:r>
      <w:proofErr w:type="spellEnd"/>
      <w:r w:rsidRPr="005943A1">
        <w:t xml:space="preserve"> heart disease in Poland since 1991. </w:t>
      </w:r>
      <w:proofErr w:type="spellStart"/>
      <w:r w:rsidRPr="005943A1">
        <w:t>Bmj</w:t>
      </w:r>
      <w:proofErr w:type="spellEnd"/>
      <w:r w:rsidRPr="005943A1">
        <w:t>, 316(7137), 1047.</w:t>
      </w:r>
    </w:p>
    <w:p w14:paraId="360D0F5D" w14:textId="77777777" w:rsidR="008648C5" w:rsidRPr="00CA23F5" w:rsidRDefault="008648C5" w:rsidP="0053754D">
      <w:pPr>
        <w:jc w:val="both"/>
      </w:pPr>
    </w:p>
    <w:p w14:paraId="49AD7A00" w14:textId="49D4CDC4" w:rsidR="002010C1" w:rsidRDefault="002010C1" w:rsidP="0053754D">
      <w:pPr>
        <w:jc w:val="both"/>
        <w:rPr>
          <w:b/>
        </w:rPr>
      </w:pPr>
      <w:r w:rsidRPr="005943A1">
        <w:cr/>
      </w:r>
      <w:commentRangeStart w:id="14"/>
      <w:r w:rsidR="00981CA2" w:rsidRPr="00981CA2">
        <w:rPr>
          <w:b/>
        </w:rPr>
        <w:t xml:space="preserve"> </w:t>
      </w:r>
      <w:r w:rsidR="00981CA2" w:rsidRPr="002010C1">
        <w:rPr>
          <w:b/>
        </w:rPr>
        <w:t>It is also quite problematic to separate the rest of circulatory diseases from IHD and stroke, as it is known, that many Eastern countries code a large part of IHD or stroke as „atherosclerosis“.</w:t>
      </w:r>
      <w:commentRangeEnd w:id="14"/>
      <w:r w:rsidR="00275324">
        <w:rPr>
          <w:rStyle w:val="CommentReference"/>
        </w:rPr>
        <w:commentReference w:id="14"/>
      </w:r>
    </w:p>
    <w:p w14:paraId="03E6B006" w14:textId="3FAAB0D1" w:rsidR="00981CA2" w:rsidRDefault="00981CA2" w:rsidP="0053754D">
      <w:pPr>
        <w:jc w:val="both"/>
        <w:rPr>
          <w:b/>
        </w:rPr>
      </w:pPr>
    </w:p>
    <w:p w14:paraId="77FB20C7" w14:textId="04BE7509" w:rsidR="001D00C7" w:rsidRDefault="006C3BE9" w:rsidP="0053754D">
      <w:pPr>
        <w:jc w:val="both"/>
        <w:rPr>
          <w:ins w:id="15" w:author="MPIDR_D\vanraalte" w:date="2018-02-09T16:29:00Z"/>
        </w:rPr>
      </w:pPr>
      <w:r w:rsidRPr="006C3BE9">
        <w:t>As mention</w:t>
      </w:r>
      <w:r w:rsidR="00C438AA">
        <w:t>ed</w:t>
      </w:r>
      <w:r w:rsidRPr="006C3BE9">
        <w:t xml:space="preserve"> in the previous comment, it </w:t>
      </w:r>
      <w:r>
        <w:t>is true that deaths from hypertension and atherosclerosis could be overestimated at the expense of ischemic heart disease mortality in some countries</w:t>
      </w:r>
      <w:ins w:id="16" w:author="MPIDR_D\vanraalte" w:date="2018-02-09T16:30:00Z">
        <w:r w:rsidR="001D00C7">
          <w:t xml:space="preserve"> and time periods</w:t>
        </w:r>
      </w:ins>
      <w:r w:rsidR="00C438AA">
        <w:t xml:space="preserve">. </w:t>
      </w:r>
      <w:del w:id="17" w:author="MPIDR_D\vanraalte" w:date="2018-02-09T16:30:00Z">
        <w:r w:rsidR="00C438AA" w:rsidDel="001D00C7">
          <w:delText>This means that our estimates of IHD and strokes are potentially a lower bound of mortality amenable to alcohol consumption</w:delText>
        </w:r>
      </w:del>
      <w:del w:id="18" w:author="MPIDR_D\vanraalte" w:date="2018-02-09T16:29:00Z">
        <w:r w:rsidR="00C438AA" w:rsidDel="001D00C7">
          <w:delText>. Which helps to our aim of not overestimating or overinterpreting the results related to these categories</w:delText>
        </w:r>
      </w:del>
      <w:del w:id="19" w:author="MPIDR_D\vanraalte" w:date="2018-02-09T16:30:00Z">
        <w:r w:rsidR="00C438AA" w:rsidDel="001D00C7">
          <w:delText xml:space="preserve">. </w:delText>
        </w:r>
      </w:del>
      <w:r w:rsidR="002F674F">
        <w:t>We</w:t>
      </w:r>
      <w:ins w:id="20" w:author="MPIDR_D\vanraalte" w:date="2018-02-09T16:29:00Z">
        <w:r w:rsidR="001D00C7">
          <w:t xml:space="preserve">’ve added the following paragraph to the </w:t>
        </w:r>
        <w:proofErr w:type="spellStart"/>
        <w:r w:rsidR="001D00C7">
          <w:t>limitaitons</w:t>
        </w:r>
        <w:proofErr w:type="spellEnd"/>
        <w:r w:rsidR="001D00C7">
          <w:t xml:space="preserve"> </w:t>
        </w:r>
        <w:commentRangeStart w:id="21"/>
        <w:r w:rsidR="001D00C7">
          <w:t>section</w:t>
        </w:r>
      </w:ins>
      <w:commentRangeEnd w:id="21"/>
      <w:ins w:id="22" w:author="MPIDR_D\vanraalte" w:date="2018-02-09T16:32:00Z">
        <w:r w:rsidR="001D00C7">
          <w:rPr>
            <w:rStyle w:val="CommentReference"/>
          </w:rPr>
          <w:commentReference w:id="21"/>
        </w:r>
      </w:ins>
      <w:r w:rsidR="002F674F">
        <w:t xml:space="preserve">, </w:t>
      </w:r>
      <w:del w:id="23" w:author="MPIDR_D\vanraalte" w:date="2018-02-09T16:29:00Z">
        <w:r w:rsidR="002F674F" w:rsidDel="001D00C7">
          <w:delText xml:space="preserve">however mention this now in the limitations section. </w:delText>
        </w:r>
      </w:del>
    </w:p>
    <w:p w14:paraId="78257D22" w14:textId="77777777" w:rsidR="001D00C7" w:rsidRDefault="001D00C7" w:rsidP="0053754D">
      <w:pPr>
        <w:jc w:val="both"/>
        <w:rPr>
          <w:ins w:id="24" w:author="MPIDR_D\vanraalte" w:date="2018-02-09T16:49:00Z"/>
        </w:rPr>
      </w:pPr>
    </w:p>
    <w:p w14:paraId="150EE651" w14:textId="23C244FE" w:rsidR="000E622E" w:rsidRDefault="000E622E" w:rsidP="0053754D">
      <w:pPr>
        <w:jc w:val="both"/>
        <w:rPr>
          <w:ins w:id="25" w:author="MPIDR_D\vanraalte" w:date="2018-02-09T16:49:00Z"/>
        </w:rPr>
      </w:pPr>
      <w:ins w:id="26" w:author="MPIDR_D\vanraalte" w:date="2018-02-09T16:49:00Z">
        <w:r w:rsidRPr="000E622E">
          <w:t xml:space="preserve">Second, in the Soviet era ill-defined cardiovascular diseases were often classified as 'atherosclerotic cardiosclerosis', which was a subset of </w:t>
        </w:r>
        <w:proofErr w:type="spellStart"/>
        <w:r w:rsidRPr="000E622E">
          <w:t>ischaemic</w:t>
        </w:r>
        <w:proofErr w:type="spellEnd"/>
        <w:r w:rsidRPr="000E622E">
          <w:t xml:space="preserve"> heart diseases \</w:t>
        </w:r>
        <w:proofErr w:type="spellStart"/>
        <w:r w:rsidRPr="000E622E">
          <w:t>citep</w:t>
        </w:r>
        <w:proofErr w:type="spellEnd"/>
        <w:r w:rsidRPr="000E622E">
          <w:t>{jasilionis2011} or stroke (need some ref here - Marketa? Mesle?). Different countries abandoned this practice at different rates, which has the effect of misclassifying deaths between the IHD, stroke and 'other circulatory disease' categories used in the present study. While some degree of misclassification within circulatory disease has been corrected by the \</w:t>
        </w:r>
        <w:proofErr w:type="spellStart"/>
        <w:r w:rsidRPr="000E622E">
          <w:t>citet</w:t>
        </w:r>
        <w:proofErr w:type="spellEnd"/>
        <w:r w:rsidRPr="000E622E">
          <w:t>{</w:t>
        </w:r>
        <w:proofErr w:type="spellStart"/>
        <w:r w:rsidRPr="000E622E">
          <w:t>HcO</w:t>
        </w:r>
        <w:proofErr w:type="spellEnd"/>
        <w:r w:rsidRPr="000E622E">
          <w:t>} team \</w:t>
        </w:r>
        <w:proofErr w:type="spellStart"/>
        <w:r w:rsidRPr="000E622E">
          <w:t>citep</w:t>
        </w:r>
        <w:proofErr w:type="spellEnd"/>
        <w:r w:rsidRPr="000E622E">
          <w:t>{Pechholdova2017}, caution should be used in interpreting differences between these causes of death [anyone write about this for other FSU? Timonin? Grigoriev?] \</w:t>
        </w:r>
        <w:proofErr w:type="spellStart"/>
        <w:r w:rsidRPr="000E622E">
          <w:t>citep</w:t>
        </w:r>
        <w:proofErr w:type="spellEnd"/>
        <w:r w:rsidRPr="000E622E">
          <w:t>{jasilionis2011}. It is likely that this is less of a problem in Central European countries, which had already abandoned the Soviet coding practice by 1994, which is the start of our cause of death time series [haven't read this study--is this what they argue?] \</w:t>
        </w:r>
        <w:proofErr w:type="spellStart"/>
        <w:r w:rsidRPr="000E622E">
          <w:t>citep</w:t>
        </w:r>
        <w:proofErr w:type="spellEnd"/>
        <w:r w:rsidRPr="000E622E">
          <w:t>{zatonski1998ecological}. \\</w:t>
        </w:r>
      </w:ins>
    </w:p>
    <w:p w14:paraId="77A66F2A" w14:textId="77777777" w:rsidR="000E622E" w:rsidRDefault="000E622E" w:rsidP="0053754D">
      <w:pPr>
        <w:jc w:val="both"/>
        <w:rPr>
          <w:ins w:id="27" w:author="MPIDR_D\vanraalte" w:date="2018-02-09T16:28:00Z"/>
        </w:rPr>
      </w:pPr>
    </w:p>
    <w:p w14:paraId="244AEEAC" w14:textId="587B6111" w:rsidR="002F674F" w:rsidDel="001D00C7" w:rsidRDefault="002F674F" w:rsidP="0053754D">
      <w:pPr>
        <w:jc w:val="both"/>
        <w:rPr>
          <w:del w:id="28" w:author="MPIDR_D\vanraalte" w:date="2018-02-09T16:32:00Z"/>
        </w:rPr>
      </w:pPr>
      <w:r>
        <w:t>In addition, the three (IHD, stroke and the rest of cardiovascular) are subcategories of the broader category “amenable to alcohol cons</w:t>
      </w:r>
      <w:r w:rsidR="00371BF6">
        <w:t xml:space="preserve">umption” </w:t>
      </w:r>
      <w:del w:id="29" w:author="MPIDR_D\vanraalte" w:date="2018-02-09T16:31:00Z">
        <w:r w:rsidR="00371BF6" w:rsidDel="001D00C7">
          <w:delText>described in Table 1. W</w:delText>
        </w:r>
      </w:del>
      <w:ins w:id="30" w:author="MPIDR_D\vanraalte" w:date="2018-02-09T16:31:00Z">
        <w:r w:rsidR="001D00C7">
          <w:t>w</w:t>
        </w:r>
      </w:ins>
      <w:r w:rsidR="00371BF6">
        <w:t>hich we explicitly describe as “</w:t>
      </w:r>
      <w:r w:rsidR="00371BF6" w:rsidRPr="00371BF6">
        <w:rPr>
          <w:i/>
          <w:color w:val="000000"/>
        </w:rPr>
        <w:t>…conditions amenable to alcohol consumption, pertains to conditions that are not wholly attributable to alcohol consumption, but that have been linked with alcohol consumption patterns.”</w:t>
      </w:r>
      <w:r w:rsidR="00371BF6">
        <w:rPr>
          <w:i/>
          <w:color w:val="000000"/>
        </w:rPr>
        <w:t xml:space="preserve"> </w:t>
      </w:r>
      <w:del w:id="31" w:author="MPIDR_D\vanraalte" w:date="2018-02-09T16:32:00Z">
        <w:r w:rsidR="00371BF6" w:rsidDel="001D00C7">
          <w:rPr>
            <w:color w:val="000000"/>
          </w:rPr>
          <w:delText xml:space="preserve">In </w:delText>
        </w:r>
      </w:del>
      <w:ins w:id="32" w:author="MPIDR_D\vanraalte" w:date="2018-02-09T16:32:00Z">
        <w:r w:rsidR="001D00C7">
          <w:rPr>
            <w:color w:val="000000"/>
          </w:rPr>
          <w:t xml:space="preserve">in </w:t>
        </w:r>
      </w:ins>
      <w:r w:rsidR="00371BF6">
        <w:rPr>
          <w:color w:val="000000"/>
        </w:rPr>
        <w:t>the cause-of-death classification section</w:t>
      </w:r>
      <w:ins w:id="33" w:author="MPIDR_D\vanraalte" w:date="2018-02-09T16:32:00Z">
        <w:r w:rsidR="001D00C7">
          <w:rPr>
            <w:color w:val="000000"/>
          </w:rPr>
          <w:t>.</w:t>
        </w:r>
      </w:ins>
      <w:del w:id="34" w:author="MPIDR_D\vanraalte" w:date="2018-02-09T16:31:00Z">
        <w:r w:rsidR="00371BF6" w:rsidDel="001D00C7">
          <w:rPr>
            <w:color w:val="000000"/>
          </w:rPr>
          <w:delText>.</w:delText>
        </w:r>
      </w:del>
    </w:p>
    <w:p w14:paraId="65AC67D7" w14:textId="1047A232" w:rsidR="002F674F" w:rsidDel="001D00C7" w:rsidRDefault="002F674F" w:rsidP="0053754D">
      <w:pPr>
        <w:jc w:val="both"/>
        <w:rPr>
          <w:del w:id="35" w:author="MPIDR_D\vanraalte" w:date="2018-02-09T16:32:00Z"/>
        </w:rPr>
      </w:pPr>
    </w:p>
    <w:p w14:paraId="78488C62" w14:textId="1AD31D97" w:rsidR="001D00C7" w:rsidRDefault="001D00C7" w:rsidP="0053754D">
      <w:pPr>
        <w:jc w:val="both"/>
        <w:rPr>
          <w:ins w:id="36" w:author="MPIDR_D\vanraalte" w:date="2018-02-09T16:42:00Z"/>
        </w:rPr>
      </w:pPr>
      <w:ins w:id="37" w:author="MPIDR_D\vanraalte" w:date="2018-02-09T16:32:00Z">
        <w:r>
          <w:t xml:space="preserve"> </w:t>
        </w:r>
      </w:ins>
      <w:r w:rsidR="002F674F">
        <w:t>I</w:t>
      </w:r>
      <w:r w:rsidR="009E4357">
        <w:t xml:space="preserve">n figures 5 and 6 in the paper, </w:t>
      </w:r>
      <w:del w:id="38" w:author="MPIDR_D\vanraalte" w:date="2018-02-09T16:36:00Z">
        <w:r w:rsidR="002F674F" w:rsidDel="00275324">
          <w:delText xml:space="preserve">can be seen that in most age-groups </w:delText>
        </w:r>
      </w:del>
      <w:r w:rsidR="002F674F">
        <w:t xml:space="preserve">the three causes of death (IHD, stroke and other cardiovascular) </w:t>
      </w:r>
      <w:r w:rsidR="009E4357">
        <w:t>contribute in the same direction in almost every age group</w:t>
      </w:r>
      <w:del w:id="39" w:author="MPIDR_D\vanraalte" w:date="2018-02-09T16:34:00Z">
        <w:r w:rsidR="009E4357" w:rsidDel="001D00C7">
          <w:delText>, so that they can be interpreted in the same direction</w:delText>
        </w:r>
      </w:del>
      <w:r w:rsidR="009E4357">
        <w:t>.</w:t>
      </w:r>
      <w:ins w:id="40" w:author="MPIDR_D\vanraalte" w:date="2018-02-09T16:34:00Z">
        <w:r>
          <w:t xml:space="preserve"> </w:t>
        </w:r>
      </w:ins>
      <w:ins w:id="41" w:author="MPIDR_D\vanraalte" w:date="2018-02-09T16:38:00Z">
        <w:r w:rsidR="00275324">
          <w:t>Others have argued that</w:t>
        </w:r>
      </w:ins>
      <w:ins w:id="42" w:author="MPIDR_D\vanraalte" w:date="2018-02-09T16:34:00Z">
        <w:r>
          <w:t xml:space="preserve"> the </w:t>
        </w:r>
      </w:ins>
      <w:ins w:id="43" w:author="MPIDR_D\vanraalte" w:date="2018-02-09T16:37:00Z">
        <w:r w:rsidR="00275324">
          <w:t xml:space="preserve">sharp decline in IHD in combination with the </w:t>
        </w:r>
      </w:ins>
      <w:ins w:id="44" w:author="MPIDR_D\vanraalte" w:date="2018-02-09T16:34:00Z">
        <w:r>
          <w:t xml:space="preserve">increase in </w:t>
        </w:r>
      </w:ins>
      <w:ins w:id="45" w:author="MPIDR_D\vanraalte" w:date="2018-02-09T16:36:00Z">
        <w:r>
          <w:t xml:space="preserve">stroke and other circulatory disease at older ages </w:t>
        </w:r>
      </w:ins>
      <w:ins w:id="46" w:author="MPIDR_D\vanraalte" w:date="2018-02-09T16:38:00Z">
        <w:r w:rsidR="00275324">
          <w:t xml:space="preserve">seen </w:t>
        </w:r>
      </w:ins>
      <w:ins w:id="47" w:author="MPIDR_D\vanraalte" w:date="2018-02-09T16:36:00Z">
        <w:r>
          <w:t xml:space="preserve">in the Baltic countries over the post-2000 period is </w:t>
        </w:r>
      </w:ins>
      <w:ins w:id="48" w:author="MPIDR_D\vanraalte" w:date="2018-02-09T16:38:00Z">
        <w:r w:rsidR="00275324">
          <w:t>owing precisely to these changing coding practices. Therefore</w:t>
        </w:r>
      </w:ins>
      <w:ins w:id="49" w:author="MPIDR_D\vanraalte" w:date="2018-02-09T16:39:00Z">
        <w:r w:rsidR="00275324">
          <w:t xml:space="preserve"> in addition to the warning in the limitations section, we additionally highlight this problem</w:t>
        </w:r>
      </w:ins>
      <w:ins w:id="50" w:author="MPIDR_D\vanraalte" w:date="2018-02-09T16:42:00Z">
        <w:r w:rsidR="00275324">
          <w:t xml:space="preserve"> when describing the decomposition results,</w:t>
        </w:r>
      </w:ins>
    </w:p>
    <w:p w14:paraId="42ADA657" w14:textId="2578965B" w:rsidR="00275324" w:rsidRDefault="00275324" w:rsidP="0053754D">
      <w:pPr>
        <w:jc w:val="both"/>
        <w:rPr>
          <w:ins w:id="51" w:author="MPIDR_D\vanraalte" w:date="2018-02-09T16:34:00Z"/>
        </w:rPr>
      </w:pPr>
      <w:ins w:id="52" w:author="MPIDR_D\vanraalte" w:date="2018-02-09T16:42:00Z">
        <w:r w:rsidRPr="00275324">
          <w:t xml:space="preserve">The opposing contributions from IHD and other circulatory disease categories in the Baltic countries might be an indication of improving diagnostic practices in the countries rather than real differences </w:t>
        </w:r>
        <w:r>
          <w:t>(Jasilionis 2011).</w:t>
        </w:r>
      </w:ins>
    </w:p>
    <w:p w14:paraId="50CA0688" w14:textId="77777777" w:rsidR="001D00C7" w:rsidRDefault="001D00C7" w:rsidP="0053754D">
      <w:pPr>
        <w:jc w:val="both"/>
        <w:rPr>
          <w:ins w:id="53" w:author="MPIDR_D\vanraalte" w:date="2018-02-09T16:34:00Z"/>
        </w:rPr>
      </w:pPr>
    </w:p>
    <w:p w14:paraId="1F2E19C4" w14:textId="3B522161" w:rsidR="002F674F" w:rsidRPr="006C3BE9" w:rsidDel="00275324" w:rsidRDefault="009E4357" w:rsidP="0053754D">
      <w:pPr>
        <w:jc w:val="both"/>
        <w:rPr>
          <w:del w:id="54" w:author="MPIDR_D\vanraalte" w:date="2018-02-09T16:43:00Z"/>
        </w:rPr>
      </w:pPr>
      <w:del w:id="55" w:author="MPIDR_D\vanraalte" w:date="2018-02-09T16:43:00Z">
        <w:r w:rsidDel="00275324">
          <w:delText xml:space="preserve"> </w:delText>
        </w:r>
        <w:commentRangeStart w:id="56"/>
        <w:r w:rsidDel="00275324">
          <w:delText xml:space="preserve">More problematic would be if they diverged in the contributions to changes in lifespan variation. </w:delText>
        </w:r>
      </w:del>
    </w:p>
    <w:commentRangeEnd w:id="56"/>
    <w:p w14:paraId="2511B650" w14:textId="58D753B7" w:rsidR="00981CA2" w:rsidRPr="005943A1" w:rsidRDefault="001D00C7" w:rsidP="0053754D">
      <w:pPr>
        <w:jc w:val="both"/>
      </w:pPr>
      <w:del w:id="57" w:author="MPIDR_D\vanraalte" w:date="2018-02-09T16:43:00Z">
        <w:r w:rsidDel="00275324">
          <w:rPr>
            <w:rStyle w:val="CommentReference"/>
          </w:rPr>
          <w:commentReference w:id="56"/>
        </w:r>
      </w:del>
    </w:p>
    <w:p w14:paraId="1F2E331C" w14:textId="4FF120B3" w:rsidR="002010C1" w:rsidRDefault="002010C1" w:rsidP="0053754D">
      <w:pPr>
        <w:jc w:val="both"/>
        <w:rPr>
          <w:b/>
        </w:rPr>
      </w:pPr>
      <w:r w:rsidRPr="002010C1">
        <w:rPr>
          <w:b/>
        </w:rPr>
        <w:cr/>
        <w:t>In the decomposition analyses (by age), it is likely that positive contributions of the elderly to the mortality compression can be linked to poor data quality in the ex-USSR and Bulgaria in the 1960s (underestimation of old-age mortality leading to artificial worsening afterwards). This should be mentioned in the discussion/limitations.</w:t>
      </w:r>
    </w:p>
    <w:p w14:paraId="3D5E8273" w14:textId="03ADB4F7" w:rsidR="006557A5" w:rsidRDefault="006557A5" w:rsidP="0053754D">
      <w:pPr>
        <w:jc w:val="both"/>
        <w:rPr>
          <w:b/>
        </w:rPr>
      </w:pPr>
    </w:p>
    <w:p w14:paraId="3466AB9C" w14:textId="09CB8D66" w:rsidR="00A10CD4" w:rsidRDefault="006557A5" w:rsidP="0053754D">
      <w:pPr>
        <w:jc w:val="both"/>
      </w:pPr>
      <w:commentRangeStart w:id="58"/>
      <w:r w:rsidRPr="008A3A71">
        <w:t xml:space="preserve">We thank the reviewer for this suggestion. This issue is mitigated using the Human Mortality Database, since they correct the lifetable at old age fitting a logistic curve. </w:t>
      </w:r>
      <w:r w:rsidR="00A10CD4">
        <w:t>In figure 4 in the manuscript, Bulgaria shows the opposite: it shows mortality deterioration above age 70 between 1960 and 1980 (blue color, fig below), which was translated into reductions in lifespan variation (since these changes are above the threshold age) and improvements thereafter with mixed patterns between 1994-2000. All countries show this pattern between 1960 and 1980 (except Slovenia since we don’t have data).</w:t>
      </w:r>
      <w:commentRangeEnd w:id="58"/>
      <w:r w:rsidR="00C231BD">
        <w:rPr>
          <w:rStyle w:val="CommentReference"/>
        </w:rPr>
        <w:commentReference w:id="58"/>
      </w:r>
    </w:p>
    <w:p w14:paraId="3A8F40EB" w14:textId="34FA53D9" w:rsidR="00A10CD4" w:rsidRDefault="00A10CD4" w:rsidP="0053754D">
      <w:pPr>
        <w:jc w:val="both"/>
      </w:pPr>
    </w:p>
    <w:p w14:paraId="72275DAB" w14:textId="41940B8D" w:rsidR="008A3A71" w:rsidRDefault="008A3A71" w:rsidP="0053754D">
      <w:pPr>
        <w:jc w:val="both"/>
      </w:pPr>
      <w:r>
        <w:t>We included the next sentence</w:t>
      </w:r>
      <w:r w:rsidR="00094A34">
        <w:t>s</w:t>
      </w:r>
      <w:r>
        <w:t xml:space="preserve"> in the </w:t>
      </w:r>
      <w:r w:rsidR="00094A34">
        <w:t>limitations</w:t>
      </w:r>
      <w:r w:rsidR="00F76D5E">
        <w:t xml:space="preserve"> </w:t>
      </w:r>
      <w:commentRangeStart w:id="59"/>
      <w:r w:rsidR="00F76D5E">
        <w:t>section</w:t>
      </w:r>
      <w:commentRangeEnd w:id="59"/>
      <w:r w:rsidR="002E691D">
        <w:rPr>
          <w:rStyle w:val="CommentReference"/>
        </w:rPr>
        <w:commentReference w:id="59"/>
      </w:r>
      <w:r>
        <w:t>:</w:t>
      </w:r>
    </w:p>
    <w:p w14:paraId="09196F6C" w14:textId="77AA3153" w:rsidR="00933E94" w:rsidRDefault="00094A34" w:rsidP="0053754D">
      <w:pPr>
        <w:jc w:val="both"/>
        <w:rPr>
          <w:i/>
        </w:rPr>
      </w:pPr>
      <w:r>
        <w:rPr>
          <w:i/>
          <w:color w:val="000000"/>
        </w:rPr>
        <w:t>“</w:t>
      </w:r>
      <w:r w:rsidRPr="00094A34">
        <w:rPr>
          <w:i/>
          <w:color w:val="000000"/>
        </w:rPr>
        <w:t xml:space="preserve">Finally, different definitions of live births, coding practices and </w:t>
      </w:r>
      <w:r w:rsidR="00933E94">
        <w:rPr>
          <w:i/>
          <w:color w:val="000000"/>
        </w:rPr>
        <w:t>under-</w:t>
      </w:r>
      <w:r w:rsidR="00933E94" w:rsidRPr="00094A34">
        <w:rPr>
          <w:i/>
          <w:color w:val="000000"/>
        </w:rPr>
        <w:t>registration</w:t>
      </w:r>
      <w:r w:rsidRPr="00094A34">
        <w:rPr>
          <w:i/>
          <w:color w:val="000000"/>
        </w:rPr>
        <w:t xml:space="preserve"> at old ages in former USSR c</w:t>
      </w:r>
      <w:r w:rsidR="00933E94">
        <w:rPr>
          <w:i/>
          <w:color w:val="000000"/>
        </w:rPr>
        <w:t>o</w:t>
      </w:r>
      <w:r w:rsidRPr="00094A34">
        <w:rPr>
          <w:i/>
          <w:color w:val="000000"/>
        </w:rPr>
        <w:t>untries are an issue in the mortality data</w:t>
      </w:r>
      <w:r>
        <w:rPr>
          <w:i/>
          <w:color w:val="000000"/>
        </w:rPr>
        <w:t>….</w:t>
      </w:r>
      <w:r w:rsidRPr="00094A34">
        <w:rPr>
          <w:color w:val="000000"/>
        </w:rPr>
        <w:t xml:space="preserve"> </w:t>
      </w:r>
      <w:r w:rsidRPr="00094A34">
        <w:rPr>
          <w:i/>
          <w:color w:val="000000"/>
        </w:rPr>
        <w:t>Moreover, we mitigated this by truncating our cause-of-death analysis at age 85 and using comparable data from the Human Cause-of-Death and Human Mortality databases</w:t>
      </w:r>
      <w:r>
        <w:rPr>
          <w:i/>
          <w:color w:val="000000"/>
        </w:rPr>
        <w:t>”</w:t>
      </w:r>
    </w:p>
    <w:p w14:paraId="1ADDE85A" w14:textId="0B8F0758" w:rsidR="00790A78" w:rsidRPr="00933E94" w:rsidRDefault="00790A78" w:rsidP="0053754D">
      <w:pPr>
        <w:jc w:val="both"/>
        <w:rPr>
          <w:i/>
        </w:rPr>
      </w:pPr>
      <w:r>
        <w:rPr>
          <w:noProof/>
        </w:rPr>
        <mc:AlternateContent>
          <mc:Choice Requires="wpg">
            <w:drawing>
              <wp:anchor distT="0" distB="0" distL="114300" distR="114300" simplePos="0" relativeHeight="251659776" behindDoc="0" locked="0" layoutInCell="1" allowOverlap="1" wp14:anchorId="56CAC54D" wp14:editId="201831AA">
                <wp:simplePos x="0" y="0"/>
                <wp:positionH relativeFrom="column">
                  <wp:posOffset>1507988</wp:posOffset>
                </wp:positionH>
                <wp:positionV relativeFrom="paragraph">
                  <wp:posOffset>225596</wp:posOffset>
                </wp:positionV>
                <wp:extent cx="2922270" cy="2709545"/>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2922270" cy="2709545"/>
                          <a:chOff x="-113122" y="-28281"/>
                          <a:chExt cx="2922270" cy="2709545"/>
                        </a:xfrm>
                      </wpg:grpSpPr>
                      <pic:pic xmlns:pic="http://schemas.openxmlformats.org/drawingml/2006/picture">
                        <pic:nvPicPr>
                          <pic:cNvPr id="6" name="Picture 6"/>
                          <pic:cNvPicPr>
                            <a:picLocks noChangeAspect="1"/>
                          </pic:cNvPicPr>
                        </pic:nvPicPr>
                        <pic:blipFill>
                          <a:blip r:embed="rId18"/>
                          <a:stretch>
                            <a:fillRect/>
                          </a:stretch>
                        </pic:blipFill>
                        <pic:spPr>
                          <a:xfrm>
                            <a:off x="-113122" y="-28281"/>
                            <a:ext cx="2922270" cy="2709545"/>
                          </a:xfrm>
                          <a:prstGeom prst="rect">
                            <a:avLst/>
                          </a:prstGeom>
                        </pic:spPr>
                      </pic:pic>
                      <wps:wsp>
                        <wps:cNvPr id="7" name="Oval 7"/>
                        <wps:cNvSpPr/>
                        <wps:spPr>
                          <a:xfrm>
                            <a:off x="829558" y="433633"/>
                            <a:ext cx="675117" cy="77766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8393FF3" id="Group 9" o:spid="_x0000_s1026" style="position:absolute;margin-left:118.75pt;margin-top:17.75pt;width:230.1pt;height:213.35pt;z-index:251659776" coordorigin="-1131,-282" coordsize="29222,27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1131;top:-282;width:29222;height:27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">
                  <v:imagedata r:id="rId19" o:title=""/>
                  <v:path arrowok="t"/>
                </v:shape>
                <v:oval id="Oval 7" o:spid="_x0000_s1028" style="position:absolute;left:8295;top:4336;width:6751;height:7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" filled="f" strokecolor="#243f60 [1604]" strokeweight="2pt"/>
                <w10:wrap type="topAndBottom"/>
              </v:group>
            </w:pict>
          </mc:Fallback>
        </mc:AlternateContent>
      </w:r>
    </w:p>
    <w:p w14:paraId="59F92BAD" w14:textId="4BCE03A9" w:rsidR="00790A78" w:rsidRDefault="00790A78" w:rsidP="0053754D">
      <w:pPr>
        <w:jc w:val="both"/>
      </w:pPr>
    </w:p>
    <w:p w14:paraId="4A6B7C3B" w14:textId="358D5A57" w:rsidR="002010C1" w:rsidRDefault="002010C1" w:rsidP="0053754D">
      <w:pPr>
        <w:jc w:val="both"/>
        <w:rPr>
          <w:b/>
        </w:rPr>
      </w:pPr>
      <w:r w:rsidRPr="002010C1">
        <w:rPr>
          <w:b/>
        </w:rPr>
        <w:cr/>
        <w:t xml:space="preserve">In the Limitations section, the author discusses several approaches to the measurement of alcohol mortality effects. This limitation could be avoided if authors gave less importance to the alcohol as </w:t>
      </w:r>
      <w:commentRangeStart w:id="60"/>
      <w:r w:rsidRPr="002010C1">
        <w:rPr>
          <w:b/>
        </w:rPr>
        <w:t xml:space="preserve">the main (and only) factor </w:t>
      </w:r>
      <w:commentRangeEnd w:id="60"/>
      <w:r w:rsidR="001B23C3">
        <w:rPr>
          <w:rStyle w:val="CommentReference"/>
        </w:rPr>
        <w:commentReference w:id="60"/>
      </w:r>
      <w:r w:rsidRPr="002010C1">
        <w:rPr>
          <w:b/>
        </w:rPr>
        <w:t>for past and recent mortality changes in Central and Eastern Europe.</w:t>
      </w:r>
    </w:p>
    <w:p w14:paraId="0ACF9A05" w14:textId="60C7648E" w:rsidR="00931BDE" w:rsidRDefault="00931BDE" w:rsidP="0053754D">
      <w:pPr>
        <w:jc w:val="both"/>
        <w:rPr>
          <w:b/>
        </w:rPr>
      </w:pPr>
    </w:p>
    <w:p w14:paraId="78960CF3" w14:textId="5F036A90" w:rsidR="00681D8C" w:rsidRDefault="00931BDE" w:rsidP="0053754D">
      <w:pPr>
        <w:jc w:val="both"/>
      </w:pPr>
      <w:r w:rsidRPr="00931BDE">
        <w:t>We thank the reviewer for her/his suggestion</w:t>
      </w:r>
      <w:r>
        <w:t>. Although we believe that categorizing alcohol-related mortality has several limitations, explained in the manuscript, we did changes to the manuscript to explicitly add other explanations to past and recent mortality changes in Central and Eastern Europe. The changes were as follows:</w:t>
      </w:r>
    </w:p>
    <w:p w14:paraId="211BF553" w14:textId="3E13652C" w:rsidR="00931BDE" w:rsidRDefault="00931BDE" w:rsidP="0053754D">
      <w:pPr>
        <w:jc w:val="both"/>
      </w:pPr>
    </w:p>
    <w:p w14:paraId="091D0EE5" w14:textId="574C8766" w:rsidR="00931BDE" w:rsidRDefault="00931BDE" w:rsidP="0053754D">
      <w:pPr>
        <w:jc w:val="both"/>
        <w:rPr>
          <w:i/>
          <w:color w:val="000000"/>
        </w:rPr>
      </w:pPr>
      <w:r>
        <w:t xml:space="preserve">Abstract. We change </w:t>
      </w:r>
      <w:r w:rsidRPr="00931BDE">
        <w:rPr>
          <w:i/>
        </w:rPr>
        <w:t>“</w:t>
      </w:r>
      <w:commentRangeStart w:id="61"/>
      <w:r w:rsidRPr="00931BDE">
        <w:rPr>
          <w:i/>
          <w:color w:val="000000"/>
        </w:rPr>
        <w:t>Fluctuations in mortality were, to a large extent, directly or partially attributable to changes in alcohol consumption.”</w:t>
      </w:r>
      <w:r>
        <w:rPr>
          <w:color w:val="000000"/>
        </w:rPr>
        <w:t xml:space="preserve"> by </w:t>
      </w:r>
      <w:r w:rsidRPr="00931BDE">
        <w:rPr>
          <w:i/>
          <w:color w:val="000000"/>
        </w:rPr>
        <w:t>“Fluctuations in mortality were, to a large extent, directly or partially attributable to changes in deaths related to alcohol consumption, among other factors.”</w:t>
      </w:r>
      <w:commentRangeEnd w:id="61"/>
      <w:r w:rsidR="00693DB7">
        <w:rPr>
          <w:rStyle w:val="CommentReference"/>
        </w:rPr>
        <w:commentReference w:id="61"/>
      </w:r>
    </w:p>
    <w:p w14:paraId="2DF32B46" w14:textId="0667F809" w:rsidR="00931BDE" w:rsidRDefault="00931BDE" w:rsidP="0053754D">
      <w:pPr>
        <w:jc w:val="both"/>
        <w:rPr>
          <w:i/>
          <w:color w:val="000000"/>
        </w:rPr>
      </w:pPr>
    </w:p>
    <w:p w14:paraId="5DA32E42" w14:textId="6CCC80C5" w:rsidR="00931BDE" w:rsidRDefault="00931BDE" w:rsidP="0053754D">
      <w:pPr>
        <w:jc w:val="both"/>
        <w:rPr>
          <w:color w:val="000000"/>
        </w:rPr>
      </w:pPr>
      <w:r w:rsidRPr="00931BDE">
        <w:rPr>
          <w:color w:val="000000"/>
        </w:rPr>
        <w:t>Cause-of-death subsection in discussion:</w:t>
      </w:r>
      <w:r>
        <w:rPr>
          <w:i/>
          <w:color w:val="000000"/>
        </w:rPr>
        <w:t xml:space="preserve"> </w:t>
      </w:r>
      <w:r>
        <w:rPr>
          <w:color w:val="000000"/>
        </w:rPr>
        <w:t>“</w:t>
      </w:r>
      <w:r w:rsidRPr="00EF7FEA">
        <w:rPr>
          <w:i/>
          <w:color w:val="000000"/>
        </w:rPr>
        <w:t>Fluctuating alcohol-related mortality was an important component of the moving life disparity trends in the wider region, although it occurred to different degrees and manifested itself in different causes over the period and in the different regions.  Over young ages, a large role was found for the reduction of external cause mortality including traffic accidents in the Baltic countries throughout the period, and in Russia, Belarus and Ukraine from 2000 onwards, whereas Czech Republic and Poland reduced mortality primarily through reductions in IHD, and non-alcohol related mortality. Moreover, in Poland and Czech Republic, the reason of gains in life expectancy and compression of mortality due to the decline in stroke and IHD may be explained by other factors other than alcohol patterns</w:t>
      </w:r>
      <w:r w:rsidR="00EF7FEA" w:rsidRPr="00EF7FEA">
        <w:rPr>
          <w:i/>
          <w:color w:val="000000"/>
        </w:rPr>
        <w:t xml:space="preserve"> (</w:t>
      </w:r>
      <w:proofErr w:type="spellStart"/>
      <w:r w:rsidR="00EF7FEA" w:rsidRPr="00EF7FEA">
        <w:rPr>
          <w:i/>
          <w:color w:val="000000"/>
        </w:rPr>
        <w:t>Pajak</w:t>
      </w:r>
      <w:proofErr w:type="spellEnd"/>
      <w:r w:rsidR="00EF7FEA" w:rsidRPr="00EF7FEA">
        <w:rPr>
          <w:i/>
          <w:color w:val="000000"/>
        </w:rPr>
        <w:t xml:space="preserve"> 2011)</w:t>
      </w:r>
      <w:r w:rsidRPr="00EF7FEA">
        <w:rPr>
          <w:i/>
          <w:color w:val="000000"/>
        </w:rPr>
        <w:t xml:space="preserve">, such as changes dietary habits </w:t>
      </w:r>
      <w:r w:rsidR="00EF7FEA" w:rsidRPr="00EF7FEA">
        <w:rPr>
          <w:i/>
          <w:color w:val="000000"/>
        </w:rPr>
        <w:t>(</w:t>
      </w:r>
      <w:proofErr w:type="spellStart"/>
      <w:r w:rsidR="00EF7FEA" w:rsidRPr="00EF7FEA">
        <w:rPr>
          <w:i/>
          <w:color w:val="000000"/>
        </w:rPr>
        <w:t>Zatonski</w:t>
      </w:r>
      <w:proofErr w:type="spellEnd"/>
      <w:r w:rsidR="00EF7FEA" w:rsidRPr="00EF7FEA">
        <w:rPr>
          <w:i/>
          <w:color w:val="000000"/>
        </w:rPr>
        <w:t xml:space="preserve"> et al. 1998). </w:t>
      </w:r>
      <w:r w:rsidRPr="00EF7FEA">
        <w:rPr>
          <w:i/>
          <w:color w:val="000000"/>
        </w:rPr>
        <w:t>At older ages, between-country differences in mortality reduction seemed to be driven by the extent of IHD and stroke mortality reduction.</w:t>
      </w:r>
      <w:r w:rsidR="00EF7FEA">
        <w:rPr>
          <w:color w:val="000000"/>
        </w:rPr>
        <w:t>”</w:t>
      </w:r>
    </w:p>
    <w:p w14:paraId="7C74EEFD" w14:textId="5AF89EB0" w:rsidR="00E812AC" w:rsidRDefault="00E812AC" w:rsidP="0053754D">
      <w:pPr>
        <w:jc w:val="both"/>
        <w:rPr>
          <w:color w:val="000000"/>
        </w:rPr>
      </w:pPr>
    </w:p>
    <w:p w14:paraId="0EECB655" w14:textId="1725E1AF" w:rsidR="00E812AC" w:rsidRDefault="00E812AC" w:rsidP="0053754D">
      <w:pPr>
        <w:jc w:val="both"/>
        <w:rPr>
          <w:i/>
          <w:color w:val="000000"/>
        </w:rPr>
      </w:pPr>
      <w:r>
        <w:rPr>
          <w:color w:val="000000"/>
        </w:rPr>
        <w:t>"</w:t>
      </w:r>
      <w:r w:rsidRPr="002D7A5B">
        <w:rPr>
          <w:i/>
          <w:color w:val="000000"/>
        </w:rPr>
        <w:t>Overall, alcohol-related mortality (both increases and reductions) had its strongest influence in Russia, Latvia, Lithuania and Estonia, particularly over young-adult ages; while in the rest of the countries, Ukraine, Poland, Belarus and Czech Republic the effect of alcohol-related mortality on changes in lifespan variation was less clear. This is consistent with previous research documenting the highest impact of alcohol consumption on premature adult mortality in Russia, and considerable less in Poland and Czech Republic in 2002</w:t>
      </w:r>
      <w:r w:rsidR="007936C9">
        <w:rPr>
          <w:i/>
          <w:color w:val="000000"/>
        </w:rPr>
        <w:t>.”</w:t>
      </w:r>
    </w:p>
    <w:p w14:paraId="234FC434" w14:textId="3C66F90D" w:rsidR="007936C9" w:rsidRDefault="007936C9" w:rsidP="0053754D">
      <w:pPr>
        <w:jc w:val="both"/>
        <w:rPr>
          <w:i/>
          <w:color w:val="000000"/>
        </w:rPr>
      </w:pPr>
    </w:p>
    <w:p w14:paraId="556D3127" w14:textId="17641136" w:rsidR="007936C9" w:rsidRDefault="007936C9" w:rsidP="0053754D">
      <w:pPr>
        <w:jc w:val="both"/>
        <w:rPr>
          <w:i/>
          <w:color w:val="000000"/>
        </w:rPr>
      </w:pPr>
      <w:r>
        <w:rPr>
          <w:i/>
          <w:color w:val="000000"/>
        </w:rPr>
        <w:t>“…</w:t>
      </w:r>
      <w:r w:rsidRPr="007936C9">
        <w:rPr>
          <w:i/>
          <w:color w:val="000000"/>
        </w:rPr>
        <w:t>In addition, alcohol consumption is not the only factor that explains mortality trajectories in the region, or the difference between life expectancy and lifespan variation levels with western European countries. Other factors, such as environmental pollution, medical care, smoking behaviors and diet are important determinants of health outcomes in this region at least since 1970</w:t>
      </w:r>
      <w:r>
        <w:rPr>
          <w:i/>
          <w:color w:val="000000"/>
        </w:rPr>
        <w:t xml:space="preserve"> (</w:t>
      </w:r>
      <w:proofErr w:type="spellStart"/>
      <w:r>
        <w:rPr>
          <w:i/>
          <w:color w:val="000000"/>
        </w:rPr>
        <w:t>Bobak</w:t>
      </w:r>
      <w:proofErr w:type="spellEnd"/>
      <w:r>
        <w:rPr>
          <w:i/>
          <w:color w:val="000000"/>
        </w:rPr>
        <w:t xml:space="preserve"> and Marmot 1996)</w:t>
      </w:r>
      <w:r w:rsidRPr="007936C9">
        <w:rPr>
          <w:i/>
          <w:color w:val="000000"/>
        </w:rPr>
        <w:t>”</w:t>
      </w:r>
    </w:p>
    <w:p w14:paraId="5E0A1678" w14:textId="268FAED8" w:rsidR="007936C9" w:rsidRDefault="007936C9" w:rsidP="0053754D">
      <w:pPr>
        <w:jc w:val="both"/>
        <w:rPr>
          <w:i/>
          <w:color w:val="000000"/>
        </w:rPr>
      </w:pPr>
    </w:p>
    <w:p w14:paraId="713356B4" w14:textId="77777777" w:rsidR="007936C9" w:rsidRDefault="007936C9" w:rsidP="0053754D">
      <w:pPr>
        <w:jc w:val="both"/>
        <w:rPr>
          <w:color w:val="000000"/>
        </w:rPr>
      </w:pPr>
    </w:p>
    <w:p w14:paraId="37DD71AF" w14:textId="6A370F70" w:rsidR="00931BDE" w:rsidRPr="00931BDE" w:rsidRDefault="00931BDE" w:rsidP="0053754D">
      <w:pPr>
        <w:jc w:val="both"/>
      </w:pPr>
    </w:p>
    <w:p w14:paraId="40CBE530" w14:textId="266E0067" w:rsidR="008C1A6D" w:rsidRPr="00933E94" w:rsidRDefault="002010C1" w:rsidP="0053754D">
      <w:pPr>
        <w:jc w:val="both"/>
        <w:rPr>
          <w:color w:val="000000"/>
        </w:rPr>
      </w:pPr>
      <w:r w:rsidRPr="002010C1">
        <w:rPr>
          <w:b/>
        </w:rPr>
        <w:cr/>
      </w:r>
      <w:r w:rsidR="008C1A6D" w:rsidRPr="00933E94">
        <w:rPr>
          <w:color w:val="000000"/>
        </w:rPr>
        <w:t>References added</w:t>
      </w:r>
    </w:p>
    <w:p w14:paraId="65123A1F" w14:textId="56AD6844" w:rsidR="006254AA" w:rsidRPr="00933E94" w:rsidRDefault="006254AA" w:rsidP="0053754D">
      <w:pPr>
        <w:jc w:val="both"/>
        <w:rPr>
          <w:color w:val="000000"/>
        </w:rPr>
      </w:pPr>
    </w:p>
    <w:p w14:paraId="5585DA2F" w14:textId="042F565B" w:rsidR="006254AA" w:rsidRPr="00933E94" w:rsidRDefault="006254AA" w:rsidP="0053754D">
      <w:pPr>
        <w:jc w:val="both"/>
        <w:rPr>
          <w:color w:val="000000"/>
        </w:rPr>
      </w:pPr>
      <w:proofErr w:type="spellStart"/>
      <w:r w:rsidRPr="00933E94">
        <w:rPr>
          <w:color w:val="000000"/>
        </w:rPr>
        <w:t>Bobak</w:t>
      </w:r>
      <w:proofErr w:type="spellEnd"/>
      <w:r w:rsidRPr="00933E94">
        <w:rPr>
          <w:color w:val="000000"/>
        </w:rPr>
        <w:t>, M., &amp; Marmot, M. (1996). East-West mortality divide and its potential explanations: proposed research agenda. BMJ: British Medical Journal, 312(7028), 421.</w:t>
      </w:r>
    </w:p>
    <w:p w14:paraId="4D134B12" w14:textId="74ABD74F" w:rsidR="008C1A6D" w:rsidRPr="00933E94" w:rsidRDefault="008C1A6D" w:rsidP="0053754D">
      <w:pPr>
        <w:jc w:val="both"/>
        <w:rPr>
          <w:color w:val="000000"/>
        </w:rPr>
      </w:pPr>
    </w:p>
    <w:p w14:paraId="422F523C" w14:textId="77777777" w:rsidR="008C1A6D" w:rsidRPr="00933E94" w:rsidRDefault="008C1A6D" w:rsidP="008C1A6D">
      <w:pPr>
        <w:jc w:val="both"/>
        <w:rPr>
          <w:color w:val="000000"/>
        </w:rPr>
      </w:pPr>
      <w:proofErr w:type="spellStart"/>
      <w:r w:rsidRPr="00933E94">
        <w:rPr>
          <w:color w:val="000000"/>
        </w:rPr>
        <w:t>Pająk</w:t>
      </w:r>
      <w:proofErr w:type="spellEnd"/>
      <w:r w:rsidRPr="00933E94">
        <w:rPr>
          <w:color w:val="000000"/>
        </w:rPr>
        <w:t xml:space="preserve">, A., &amp; </w:t>
      </w:r>
      <w:proofErr w:type="spellStart"/>
      <w:r w:rsidRPr="00933E94">
        <w:rPr>
          <w:color w:val="000000"/>
        </w:rPr>
        <w:t>Kozela</w:t>
      </w:r>
      <w:proofErr w:type="spellEnd"/>
      <w:r w:rsidRPr="00933E94">
        <w:rPr>
          <w:color w:val="000000"/>
        </w:rPr>
        <w:t>, M. (2011). Cardiovascular disease in Central and East Europe. Public Health Reviews, 33(2), 416.</w:t>
      </w:r>
    </w:p>
    <w:p w14:paraId="7F6DBC91" w14:textId="1522AE44" w:rsidR="008C1A6D" w:rsidRPr="00933E94" w:rsidRDefault="008C1A6D" w:rsidP="008C1A6D">
      <w:pPr>
        <w:jc w:val="both"/>
        <w:rPr>
          <w:color w:val="000000"/>
        </w:rPr>
      </w:pPr>
    </w:p>
    <w:p w14:paraId="6E8418AE" w14:textId="361E6B20" w:rsidR="00C5288F" w:rsidRPr="00933E94" w:rsidRDefault="00C5288F" w:rsidP="008C1A6D">
      <w:pPr>
        <w:jc w:val="both"/>
        <w:rPr>
          <w:color w:val="000000"/>
        </w:rPr>
      </w:pPr>
      <w:proofErr w:type="spellStart"/>
      <w:r w:rsidRPr="00933E94">
        <w:rPr>
          <w:color w:val="000000"/>
        </w:rPr>
        <w:t>Rehm</w:t>
      </w:r>
      <w:proofErr w:type="spellEnd"/>
      <w:r w:rsidRPr="00933E94">
        <w:rPr>
          <w:color w:val="000000"/>
        </w:rPr>
        <w:t xml:space="preserve">, J., </w:t>
      </w:r>
      <w:proofErr w:type="spellStart"/>
      <w:r w:rsidRPr="00933E94">
        <w:rPr>
          <w:color w:val="000000"/>
        </w:rPr>
        <w:t>Sulkowska</w:t>
      </w:r>
      <w:proofErr w:type="spellEnd"/>
      <w:r w:rsidRPr="00933E94">
        <w:rPr>
          <w:color w:val="000000"/>
        </w:rPr>
        <w:t xml:space="preserve">, U., </w:t>
      </w:r>
      <w:proofErr w:type="spellStart"/>
      <w:r w:rsidRPr="00933E94">
        <w:rPr>
          <w:color w:val="000000"/>
        </w:rPr>
        <w:t>Mańczuk</w:t>
      </w:r>
      <w:proofErr w:type="spellEnd"/>
      <w:r w:rsidRPr="00933E94">
        <w:rPr>
          <w:color w:val="000000"/>
        </w:rPr>
        <w:t xml:space="preserve">, M., </w:t>
      </w:r>
      <w:proofErr w:type="spellStart"/>
      <w:r w:rsidRPr="00933E94">
        <w:rPr>
          <w:color w:val="000000"/>
        </w:rPr>
        <w:t>Boffetta</w:t>
      </w:r>
      <w:proofErr w:type="spellEnd"/>
      <w:r w:rsidRPr="00933E94">
        <w:rPr>
          <w:color w:val="000000"/>
        </w:rPr>
        <w:t xml:space="preserve">, P., Powles, J., Popova, S., &amp; </w:t>
      </w:r>
      <w:proofErr w:type="spellStart"/>
      <w:r w:rsidRPr="00933E94">
        <w:rPr>
          <w:color w:val="000000"/>
        </w:rPr>
        <w:t>Zatoński</w:t>
      </w:r>
      <w:proofErr w:type="spellEnd"/>
      <w:r w:rsidRPr="00933E94">
        <w:rPr>
          <w:color w:val="000000"/>
        </w:rPr>
        <w:t>, W. (2007). Alcohol accounts for a high proportion of premature mortality in central and eastern Europe. International journal of epidemiology, 36(2), 458-467.</w:t>
      </w:r>
    </w:p>
    <w:p w14:paraId="2FE814E4" w14:textId="260BF0D5" w:rsidR="008C1A6D" w:rsidRPr="00933E94" w:rsidRDefault="008C1A6D" w:rsidP="008C1A6D">
      <w:pPr>
        <w:jc w:val="both"/>
        <w:rPr>
          <w:color w:val="000000"/>
        </w:rPr>
      </w:pPr>
      <w:proofErr w:type="spellStart"/>
      <w:r w:rsidRPr="00933E94">
        <w:rPr>
          <w:color w:val="000000"/>
        </w:rPr>
        <w:t>Zatonski</w:t>
      </w:r>
      <w:proofErr w:type="spellEnd"/>
      <w:r w:rsidRPr="00933E94">
        <w:rPr>
          <w:color w:val="000000"/>
        </w:rPr>
        <w:t xml:space="preserve">, W. A., McMichael, A. J., &amp; Powles, J. W. (1998). Ecological study of reasons for sharp decline in mortality from </w:t>
      </w:r>
      <w:proofErr w:type="spellStart"/>
      <w:r w:rsidRPr="00933E94">
        <w:rPr>
          <w:color w:val="000000"/>
        </w:rPr>
        <w:t>ischaemic</w:t>
      </w:r>
      <w:proofErr w:type="spellEnd"/>
      <w:r w:rsidRPr="00933E94">
        <w:rPr>
          <w:color w:val="000000"/>
        </w:rPr>
        <w:t xml:space="preserve"> heart disease in Poland since 1991. </w:t>
      </w:r>
      <w:proofErr w:type="spellStart"/>
      <w:r w:rsidRPr="00933E94">
        <w:rPr>
          <w:color w:val="000000"/>
        </w:rPr>
        <w:t>Bmj</w:t>
      </w:r>
      <w:proofErr w:type="spellEnd"/>
      <w:r w:rsidRPr="00933E94">
        <w:rPr>
          <w:color w:val="000000"/>
        </w:rPr>
        <w:t>, 316(7137), 1047.</w:t>
      </w:r>
    </w:p>
    <w:p w14:paraId="3322F585" w14:textId="77777777" w:rsidR="00C5288F" w:rsidRPr="007E13B7" w:rsidRDefault="00C5288F" w:rsidP="008C1A6D">
      <w:pPr>
        <w:jc w:val="both"/>
      </w:pPr>
    </w:p>
    <w:p w14:paraId="7F6FF6EB" w14:textId="77777777" w:rsidR="008C1A6D" w:rsidRDefault="008C1A6D" w:rsidP="0053754D">
      <w:pPr>
        <w:jc w:val="both"/>
        <w:rPr>
          <w:b/>
        </w:rPr>
      </w:pPr>
    </w:p>
    <w:p w14:paraId="1EAC7869" w14:textId="77777777" w:rsidR="008C1A6D" w:rsidRDefault="008C1A6D" w:rsidP="0053754D">
      <w:pPr>
        <w:jc w:val="both"/>
        <w:rPr>
          <w:b/>
        </w:rPr>
      </w:pPr>
    </w:p>
    <w:p w14:paraId="1889D314" w14:textId="0DF36B58" w:rsidR="00E5567B" w:rsidRDefault="002010C1" w:rsidP="0053754D">
      <w:pPr>
        <w:jc w:val="both"/>
        <w:rPr>
          <w:b/>
        </w:rPr>
      </w:pPr>
      <w:r w:rsidRPr="002010C1">
        <w:rPr>
          <w:b/>
        </w:rPr>
        <w:t xml:space="preserve">I would like to see a bigger discussion on the added value of the lifespan dispersion indicators. It seems that if lifespan inequality is measured across the entire age range, its value depends on two processes: premature and old-age mortality, and mortality compresses or expands when these two processes move in opposite directions (and how they balance in the summary measure). The allegedly unexpected results for Central and Eastern Europe are thus rather witnesses of different sensitivity of e0 and e-dagger to mortality age-patterns. </w:t>
      </w:r>
    </w:p>
    <w:p w14:paraId="4E69B748" w14:textId="27A5FFD5" w:rsidR="00ED20E2" w:rsidRDefault="00ED20E2" w:rsidP="0053754D">
      <w:pPr>
        <w:jc w:val="both"/>
        <w:rPr>
          <w:b/>
        </w:rPr>
      </w:pPr>
    </w:p>
    <w:p w14:paraId="26546778" w14:textId="6FD9AF0F" w:rsidR="00ED20E2" w:rsidRDefault="00ED20E2" w:rsidP="000352B2">
      <w:pPr>
        <w:jc w:val="both"/>
      </w:pPr>
      <w:r w:rsidRPr="000352B2">
        <w:t xml:space="preserve">In page </w:t>
      </w:r>
      <w:r w:rsidR="000352B2" w:rsidRPr="000352B2">
        <w:t xml:space="preserve">14, we </w:t>
      </w:r>
      <w:r w:rsidR="000352B2">
        <w:t>complemented</w:t>
      </w:r>
      <w:r w:rsidR="000352B2" w:rsidRPr="000352B2">
        <w:t xml:space="preserve"> the paragraph preceding th</w:t>
      </w:r>
      <w:r w:rsidR="000352B2">
        <w:t>e age-specific contributions to stress the added value of lifespan variation as an indicator in population health studies. It now reads:</w:t>
      </w:r>
    </w:p>
    <w:p w14:paraId="0D1DD654" w14:textId="77777777" w:rsidR="004712B6" w:rsidRDefault="004712B6" w:rsidP="000352B2">
      <w:pPr>
        <w:jc w:val="both"/>
      </w:pPr>
    </w:p>
    <w:p w14:paraId="2D79AE73" w14:textId="5366503F" w:rsidR="000352B2" w:rsidRDefault="000352B2"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r w:rsidRPr="000352B2">
        <w:rPr>
          <w:i/>
        </w:rPr>
        <w:t xml:space="preserve">“From a public health perspective, these results are important because they disclose inequalities underlying population health that could not be identified by looking at life expectancy alone. As previously noted, the full distribution of deaths is characterized not only by the mean (life expectancy), but also by how disperse ages at death are (Edwards and </w:t>
      </w:r>
      <w:proofErr w:type="spellStart"/>
      <w:r w:rsidRPr="000352B2">
        <w:rPr>
          <w:i/>
        </w:rPr>
        <w:t>Tuljapurkar</w:t>
      </w:r>
      <w:proofErr w:type="spellEnd"/>
      <w:r w:rsidRPr="000352B2">
        <w:rPr>
          <w:i/>
        </w:rPr>
        <w:t xml:space="preserve"> 2005). Therefore, increasing lifespan variability underscores the rise in within-group heterogeneity and the uncertainty that people face regarding their age at death.”</w:t>
      </w:r>
    </w:p>
    <w:p w14:paraId="172158C8" w14:textId="692F7E22" w:rsidR="00B575D7" w:rsidRDefault="00B575D7"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p>
    <w:p w14:paraId="5E06C97F" w14:textId="0E4FFB28" w:rsidR="00B575D7" w:rsidRPr="00225E5A" w:rsidRDefault="00B575D7"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225E5A">
        <w:t>We complemented the concluding paragraph and now the first two sentences read:</w:t>
      </w:r>
    </w:p>
    <w:p w14:paraId="2D62EB0D" w14:textId="65253D98" w:rsidR="00B575D7" w:rsidRDefault="00B575D7"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p>
    <w:p w14:paraId="60B8CC3B" w14:textId="6B66A6BA" w:rsidR="00B575D7" w:rsidRDefault="00225E5A"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000000"/>
        </w:rPr>
      </w:pPr>
      <w:r>
        <w:rPr>
          <w:color w:val="000000"/>
        </w:rPr>
        <w:t>“</w:t>
      </w:r>
      <w:r w:rsidR="00B575D7" w:rsidRPr="00225E5A">
        <w:rPr>
          <w:i/>
          <w:color w:val="000000"/>
        </w:rPr>
        <w:t xml:space="preserve">Lifespan variation, in this case </w:t>
      </w:r>
      <m:oMath>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m:t>
            </m:r>
          </m:sup>
        </m:sSup>
      </m:oMath>
      <w:r w:rsidRPr="00107161">
        <w:rPr>
          <w:i/>
          <w:color w:val="000000"/>
        </w:rPr>
        <w:t>,</w:t>
      </w:r>
      <w:r w:rsidR="00B575D7" w:rsidRPr="00225E5A">
        <w:rPr>
          <w:i/>
          <w:color w:val="000000"/>
        </w:rPr>
        <w:t xml:space="preserve"> </w:t>
      </w:r>
      <w:r w:rsidR="00107161" w:rsidRPr="00107161">
        <w:rPr>
          <w:i/>
          <w:color w:val="000000"/>
        </w:rPr>
        <w:t>is a measure of aggregate health inequality that reveals fundamental differences in levels and trends across the countries that we studied</w:t>
      </w:r>
      <w:r w:rsidR="00107161">
        <w:rPr>
          <w:i/>
          <w:color w:val="000000"/>
        </w:rPr>
        <w:t>.</w:t>
      </w:r>
      <w:r w:rsidR="00B575D7" w:rsidRPr="00225E5A">
        <w:rPr>
          <w:i/>
          <w:color w:val="000000"/>
        </w:rPr>
        <w:t xml:space="preserve"> Therefore, analyzing lifespan dispersion together with life expectancy contributes to a deeper understanding of the impact of changing mortality trends on population health</w:t>
      </w:r>
      <w:r w:rsidRPr="00107161">
        <w:rPr>
          <w:i/>
          <w:color w:val="000000"/>
        </w:rPr>
        <w:t>…”</w:t>
      </w:r>
    </w:p>
    <w:p w14:paraId="5C172275" w14:textId="6CAD763F" w:rsidR="00B40C0A" w:rsidRDefault="00B40C0A"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p>
    <w:p w14:paraId="559E3E74" w14:textId="786CFE5D" w:rsidR="00B40C0A" w:rsidRDefault="00B40C0A"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heme="minorEastAsia"/>
        </w:rPr>
      </w:pPr>
      <w:r w:rsidRPr="005F6A12">
        <w:t xml:space="preserve">We also include a subsection </w:t>
      </w:r>
      <w:r w:rsidR="005F6A12" w:rsidRPr="005F6A12">
        <w:t xml:space="preserve">in the discussion named “Age-specific contributions to changes in </w:t>
      </w:r>
      <m:oMath>
        <m:sSup>
          <m:sSupPr>
            <m:ctrlPr>
              <w:rPr>
                <w:rFonts w:ascii="Cambria Math" w:hAnsi="Cambria Math"/>
                <w:color w:val="000000"/>
              </w:rPr>
            </m:ctrlPr>
          </m:sSupPr>
          <m:e>
            <m:r>
              <m:rPr>
                <m:sty m:val="p"/>
              </m:rPr>
              <w:rPr>
                <w:rFonts w:ascii="Cambria Math" w:hAnsi="Cambria Math"/>
                <w:color w:val="000000"/>
              </w:rPr>
              <m:t>e</m:t>
            </m:r>
          </m:e>
          <m:sup>
            <m:r>
              <m:rPr>
                <m:sty m:val="p"/>
              </m:rPr>
              <w:rPr>
                <w:rFonts w:ascii="Cambria Math" w:hAnsi="Cambria Math"/>
                <w:color w:val="000000"/>
              </w:rPr>
              <m:t>†</m:t>
            </m:r>
          </m:sup>
        </m:sSup>
      </m:oMath>
      <w:r w:rsidR="005F6A12" w:rsidRPr="005F6A12">
        <w:rPr>
          <w:rFonts w:eastAsiaTheme="minorEastAsia"/>
        </w:rPr>
        <w:t>"</w:t>
      </w:r>
      <w:r w:rsidR="005F6A12">
        <w:rPr>
          <w:rFonts w:eastAsiaTheme="minorEastAsia"/>
        </w:rPr>
        <w:t>, in this subsection we included the next sentence:</w:t>
      </w:r>
    </w:p>
    <w:p w14:paraId="08671DF0" w14:textId="67309CB8" w:rsidR="005F6A12" w:rsidRDefault="005F6A12"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heme="minorEastAsia"/>
        </w:rPr>
      </w:pPr>
    </w:p>
    <w:p w14:paraId="4EF937B4" w14:textId="21F638AA" w:rsidR="005F6A12" w:rsidRDefault="00E2428D"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heme="minorEastAsia"/>
        </w:rPr>
      </w:pPr>
      <w:r>
        <w:rPr>
          <w:color w:val="000000"/>
        </w:rPr>
        <w:t>“</w:t>
      </w:r>
      <w:r w:rsidR="005F6A12">
        <w:rPr>
          <w:color w:val="000000"/>
        </w:rPr>
        <w:t>Life expectancy increases with mortality improvements at all ages. However, lifespan variation increases or decreases depending on the balance of saving lives at ``younger ages'', which compresses mortality into a smaller age interval and at ``older ages'' where saving lives leads to greater variability</w:t>
      </w:r>
      <w:r>
        <w:rPr>
          <w:color w:val="000000"/>
        </w:rPr>
        <w:t xml:space="preserve"> (Zhang and Vaupel 2009, Gillespie et al. 2014)</w:t>
      </w:r>
      <w:r w:rsidR="005F6A12">
        <w:rPr>
          <w:color w:val="000000"/>
        </w:rPr>
        <w:t xml:space="preserve">. </w:t>
      </w:r>
      <w:commentRangeStart w:id="62"/>
      <w:r w:rsidR="005F6A12">
        <w:rPr>
          <w:color w:val="000000"/>
        </w:rPr>
        <w:t>These properties indicate that life expectancy and lifespan variation have different sensitivities to mortality changes over the age-span</w:t>
      </w:r>
      <w:r>
        <w:rPr>
          <w:color w:val="000000"/>
        </w:rPr>
        <w:t xml:space="preserve"> (van Raalte and Caswell 2013)</w:t>
      </w:r>
      <w:r w:rsidR="005F6A12">
        <w:rPr>
          <w:color w:val="000000"/>
        </w:rPr>
        <w:t>.</w:t>
      </w:r>
      <w:r>
        <w:rPr>
          <w:color w:val="000000"/>
        </w:rPr>
        <w:t>”</w:t>
      </w:r>
      <w:commentRangeEnd w:id="62"/>
      <w:r w:rsidR="00693DB7">
        <w:rPr>
          <w:rStyle w:val="CommentReference"/>
        </w:rPr>
        <w:commentReference w:id="62"/>
      </w:r>
    </w:p>
    <w:p w14:paraId="7551E705" w14:textId="17440CE0" w:rsidR="00D97A60" w:rsidRDefault="00D97A60"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p>
    <w:p w14:paraId="716835E0" w14:textId="43099DC7" w:rsidR="00D97A60" w:rsidRPr="008125EF" w:rsidRDefault="00D97A60"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
    <w:p w14:paraId="62F6B402" w14:textId="0B8289BF" w:rsidR="00D97A60" w:rsidRPr="008125EF" w:rsidRDefault="00D97A60"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8125EF">
        <w:rPr>
          <w:color w:val="000000"/>
        </w:rPr>
        <w:t>References</w:t>
      </w:r>
    </w:p>
    <w:p w14:paraId="29EB2341" w14:textId="258A9699" w:rsidR="00D97A60" w:rsidRPr="008125EF" w:rsidRDefault="00D97A60"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
    <w:p w14:paraId="50C0208E" w14:textId="658A83D9" w:rsidR="00D97A60" w:rsidRPr="008125EF" w:rsidRDefault="00D97A60"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8125EF">
        <w:rPr>
          <w:color w:val="000000"/>
        </w:rPr>
        <w:t xml:space="preserve">Edwards, R. D., &amp; </w:t>
      </w:r>
      <w:proofErr w:type="spellStart"/>
      <w:r w:rsidRPr="008125EF">
        <w:rPr>
          <w:color w:val="000000"/>
        </w:rPr>
        <w:t>Tuljapurkar</w:t>
      </w:r>
      <w:proofErr w:type="spellEnd"/>
      <w:r w:rsidRPr="008125EF">
        <w:rPr>
          <w:color w:val="000000"/>
        </w:rPr>
        <w:t>, S. (2005). Inequality in life spans and a new perspective on mortality convergence across industrialized countries. Population and Development Review, 31(4), 645-674.</w:t>
      </w:r>
    </w:p>
    <w:p w14:paraId="0DF1185E" w14:textId="66A18074" w:rsidR="00DF2FEE" w:rsidRPr="008125EF" w:rsidRDefault="00DF2FEE"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
    <w:p w14:paraId="5CC9C9FD" w14:textId="54B32DF9" w:rsidR="00DF2FEE" w:rsidRPr="008125EF" w:rsidRDefault="00DF2FEE"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roofErr w:type="spellStart"/>
      <w:r w:rsidRPr="008125EF">
        <w:rPr>
          <w:color w:val="000000"/>
        </w:rPr>
        <w:t>Tuljapurkar</w:t>
      </w:r>
      <w:proofErr w:type="spellEnd"/>
      <w:r w:rsidRPr="008125EF">
        <w:rPr>
          <w:color w:val="000000"/>
        </w:rPr>
        <w:t>, S. (2010). The final inequality: variance in age at death. In Demography and the Economy (pp. 209-221). University of Chicago Press.</w:t>
      </w:r>
    </w:p>
    <w:p w14:paraId="78F78192" w14:textId="1E01AFA5" w:rsidR="008125EF" w:rsidRPr="008125EF" w:rsidRDefault="008125EF"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
    <w:p w14:paraId="41BC10AD" w14:textId="20D91B94" w:rsidR="008125EF" w:rsidRPr="008125EF" w:rsidRDefault="008125EF"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6C6B99">
        <w:rPr>
          <w:color w:val="000000"/>
        </w:rPr>
        <w:lastRenderedPageBreak/>
        <w:t xml:space="preserve">Zhang, Z., &amp; Vaupel, J. W. (2009). </w:t>
      </w:r>
      <w:r w:rsidRPr="008125EF">
        <w:rPr>
          <w:color w:val="000000"/>
        </w:rPr>
        <w:t>The age separating early deaths from late deaths. Demographic Research, 20, 721-730.</w:t>
      </w:r>
    </w:p>
    <w:p w14:paraId="4403B244" w14:textId="4F2A955B" w:rsidR="008125EF" w:rsidRPr="008125EF" w:rsidRDefault="008125EF"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
    <w:p w14:paraId="2FB0AF35" w14:textId="087A9689" w:rsidR="008125EF" w:rsidRPr="008125EF" w:rsidRDefault="008125EF"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8125EF">
        <w:rPr>
          <w:color w:val="000000"/>
        </w:rPr>
        <w:t xml:space="preserve">Gillespie, D. O., Trotter, M. V., &amp; </w:t>
      </w:r>
      <w:proofErr w:type="spellStart"/>
      <w:r w:rsidRPr="008125EF">
        <w:rPr>
          <w:color w:val="000000"/>
        </w:rPr>
        <w:t>Tuljapurkar</w:t>
      </w:r>
      <w:proofErr w:type="spellEnd"/>
      <w:r w:rsidRPr="008125EF">
        <w:rPr>
          <w:color w:val="000000"/>
        </w:rPr>
        <w:t>, S. D. (2014). Divergence in age patterns of mortality change drives international divergence in lifespan inequality. Demography, 51(3), 1003-1017.</w:t>
      </w:r>
    </w:p>
    <w:p w14:paraId="61EDB533" w14:textId="048A9C82" w:rsidR="008125EF" w:rsidRPr="008125EF" w:rsidRDefault="008125EF"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
    <w:p w14:paraId="54A2C74C" w14:textId="699ACF6E" w:rsidR="008125EF" w:rsidRPr="008125EF" w:rsidRDefault="008125EF"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8125EF">
        <w:rPr>
          <w:color w:val="000000"/>
        </w:rPr>
        <w:t>Van Raalte, A. A., &amp; Caswell, H. (2013). Perturbation analysis of indices of lifespan variability. Demography, 50(5), 1615-1640.</w:t>
      </w:r>
    </w:p>
    <w:p w14:paraId="087B60F2" w14:textId="5A5CC609" w:rsidR="000352B2" w:rsidRDefault="000352B2" w:rsidP="000352B2">
      <w:pPr>
        <w:jc w:val="both"/>
      </w:pPr>
    </w:p>
    <w:p w14:paraId="34262754" w14:textId="77777777" w:rsidR="000352B2" w:rsidRPr="000352B2" w:rsidRDefault="000352B2" w:rsidP="0053754D">
      <w:pPr>
        <w:jc w:val="both"/>
      </w:pPr>
    </w:p>
    <w:p w14:paraId="1F7360BA" w14:textId="77777777" w:rsidR="00E5567B" w:rsidRDefault="00E5567B" w:rsidP="0053754D">
      <w:pPr>
        <w:jc w:val="both"/>
        <w:rPr>
          <w:b/>
        </w:rPr>
      </w:pPr>
      <w:r>
        <w:rPr>
          <w:b/>
        </w:rPr>
        <w:br w:type="page"/>
      </w:r>
    </w:p>
    <w:p w14:paraId="17B807A3" w14:textId="7EC2858C" w:rsidR="007E573E" w:rsidRDefault="007E573E" w:rsidP="007E573E">
      <w:pPr>
        <w:jc w:val="both"/>
        <w:rPr>
          <w:b/>
        </w:rPr>
      </w:pPr>
      <w:r w:rsidRPr="00111E2D">
        <w:rPr>
          <w:b/>
        </w:rPr>
        <w:lastRenderedPageBreak/>
        <w:t>R</w:t>
      </w:r>
      <w:r>
        <w:rPr>
          <w:b/>
        </w:rPr>
        <w:t>eviewer 2</w:t>
      </w:r>
    </w:p>
    <w:p w14:paraId="61391F2F" w14:textId="77777777" w:rsidR="00E5567B" w:rsidRPr="00E5567B" w:rsidRDefault="00E5567B" w:rsidP="0053754D">
      <w:pPr>
        <w:jc w:val="both"/>
        <w:rPr>
          <w:b/>
        </w:rPr>
      </w:pPr>
      <w:r w:rsidRPr="00E5567B">
        <w:rPr>
          <w:b/>
        </w:rPr>
        <w:t>The analysis is quite comprehensive, and done carefully. The methods and technical details of the analysis seem appropriate.</w:t>
      </w:r>
    </w:p>
    <w:p w14:paraId="676E2E5B" w14:textId="6E37DB92" w:rsidR="00E5567B" w:rsidRPr="00E5567B" w:rsidRDefault="00E5567B" w:rsidP="0053754D">
      <w:pPr>
        <w:jc w:val="both"/>
        <w:rPr>
          <w:b/>
        </w:rPr>
      </w:pPr>
    </w:p>
    <w:p w14:paraId="4A1730E7" w14:textId="77777777" w:rsidR="00FF304E" w:rsidRDefault="00FF304E" w:rsidP="0053754D">
      <w:pPr>
        <w:jc w:val="both"/>
        <w:rPr>
          <w:ins w:id="63" w:author="MPIDR_D\vanraalte" w:date="2018-02-02T14:59:00Z"/>
          <w:b/>
        </w:rPr>
      </w:pPr>
      <w:ins w:id="64" w:author="MPIDR_D\vanraalte" w:date="2018-02-02T14:59:00Z">
        <w:r>
          <w:rPr>
            <w:b/>
          </w:rPr>
          <w:t>Thank you</w:t>
        </w:r>
      </w:ins>
    </w:p>
    <w:p w14:paraId="08F54290" w14:textId="76BBEF9F" w:rsidR="00E5567B" w:rsidRPr="00E5567B" w:rsidRDefault="00E5567B" w:rsidP="0053754D">
      <w:pPr>
        <w:jc w:val="both"/>
        <w:rPr>
          <w:b/>
        </w:rPr>
      </w:pPr>
      <w:r w:rsidRPr="00E5567B">
        <w:rPr>
          <w:b/>
        </w:rPr>
        <w:cr/>
        <w:t xml:space="preserve">But I don't think some interesting and important results are properly highlighted or summarized. The abstract states: "Our results showed that life disparity was high and strongly </w:t>
      </w:r>
      <w:proofErr w:type="spellStart"/>
      <w:r w:rsidRPr="00E5567B">
        <w:rPr>
          <w:b/>
        </w:rPr>
        <w:t>fuctuating</w:t>
      </w:r>
      <w:proofErr w:type="spellEnd"/>
      <w:r w:rsidRPr="00E5567B">
        <w:rPr>
          <w:b/>
        </w:rPr>
        <w:t xml:space="preserve"> over the time period. Life expectancy and life disparity moved independently from one another, particularly during periods of life expectancy stagnation." This is a fairly "plain" description of the results, missing </w:t>
      </w:r>
      <w:commentRangeStart w:id="65"/>
      <w:r w:rsidRPr="00E5567B">
        <w:rPr>
          <w:b/>
        </w:rPr>
        <w:t>some interesting patterns identifiable in the results.</w:t>
      </w:r>
      <w:commentRangeEnd w:id="65"/>
      <w:r w:rsidR="001B23C3">
        <w:rPr>
          <w:rStyle w:val="CommentReference"/>
        </w:rPr>
        <w:commentReference w:id="65"/>
      </w:r>
    </w:p>
    <w:p w14:paraId="44073833" w14:textId="449DBD0F" w:rsidR="00E5567B" w:rsidRPr="00E5567B" w:rsidRDefault="00E5567B" w:rsidP="0053754D">
      <w:pPr>
        <w:jc w:val="both"/>
        <w:rPr>
          <w:b/>
        </w:rPr>
      </w:pPr>
      <w:r w:rsidRPr="00E5567B">
        <w:rPr>
          <w:b/>
        </w:rPr>
        <w:cr/>
      </w:r>
      <w:ins w:id="66" w:author="MPIDR_D\vanraalte" w:date="2018-02-02T14:59:00Z">
        <w:r w:rsidR="00FF304E">
          <w:rPr>
            <w:b/>
          </w:rPr>
          <w:t>We …..</w:t>
        </w:r>
      </w:ins>
    </w:p>
    <w:p w14:paraId="6403C49B" w14:textId="77777777" w:rsidR="00E5567B" w:rsidRPr="00E5567B" w:rsidRDefault="00E5567B" w:rsidP="0053754D">
      <w:pPr>
        <w:jc w:val="both"/>
        <w:rPr>
          <w:b/>
        </w:rPr>
      </w:pPr>
      <w:r w:rsidRPr="00E5567B">
        <w:rPr>
          <w:b/>
        </w:rPr>
        <w:cr/>
        <w:t>In the results, e0 and e† do not look independent, but are negatively associated for 1988-1995 and 1996 onwards. (Since e0 was fairly stationary for 1960-1987, the association could not be strong in that period anyway.) The decomposition analysis indicates that much of the changes in e† are attributable to increases and decreases (recovery form increase) in middle-age (and younger old-age) mortality, particularly for males in the former USSR countries. This is an interesting result, which should be more highlighted. Also this makes a sharp contrast with typical patterns observed in "Western" countries, which went through two stages, increases in lifespan and decreases in dispersion up to around 1970, driven mainly by reduction in young-age mortality, and increases in lifespan and small increases in dispersion after around 1970, driven by the shift of high mortality to older ages. The West versus East differences are mentioned, but should be made clearer and summarized better.</w:t>
      </w:r>
    </w:p>
    <w:p w14:paraId="2E28ABE6" w14:textId="77777777" w:rsidR="00972F0B" w:rsidRDefault="00972F0B" w:rsidP="0053754D">
      <w:pPr>
        <w:jc w:val="both"/>
        <w:rPr>
          <w:ins w:id="67" w:author="MPIDR_D\vanraalte" w:date="2018-02-02T14:24:00Z"/>
          <w:b/>
        </w:rPr>
      </w:pPr>
    </w:p>
    <w:p w14:paraId="6A531AEB" w14:textId="726AD1A5" w:rsidR="00E81404" w:rsidRDefault="00E81404" w:rsidP="0053754D">
      <w:pPr>
        <w:jc w:val="both"/>
        <w:rPr>
          <w:ins w:id="68" w:author="MPIDR_D\vanraalte" w:date="2018-02-02T14:44:00Z"/>
          <w:b/>
        </w:rPr>
      </w:pPr>
      <w:ins w:id="69" w:author="MPIDR_D\vanraalte" w:date="2018-02-02T14:43:00Z">
        <w:r>
          <w:rPr>
            <w:b/>
            <w:color w:val="FF0000"/>
          </w:rPr>
          <w:t>O</w:t>
        </w:r>
      </w:ins>
      <w:del w:id="70" w:author="MPIDR_D\vanraalte" w:date="2018-02-02T14:28:00Z">
        <w:r w:rsidR="00E5567B" w:rsidRPr="00E5567B" w:rsidDel="00972F0B">
          <w:rPr>
            <w:b/>
          </w:rPr>
          <w:cr/>
        </w:r>
      </w:del>
      <w:ins w:id="71" w:author="MPIDR_D\vanraalte" w:date="2018-02-02T14:28:00Z">
        <w:r w:rsidR="00972F0B">
          <w:rPr>
            <w:b/>
          </w:rPr>
          <w:t xml:space="preserve">ne major reason why lifespan inequality is rarely tracked is because of the high negative correlation with life expectancy. </w:t>
        </w:r>
      </w:ins>
      <w:ins w:id="72" w:author="MPIDR_D\vanraalte" w:date="2018-02-02T14:29:00Z">
        <w:r w:rsidR="00972F0B">
          <w:rPr>
            <w:b/>
          </w:rPr>
          <w:t xml:space="preserve">There is of course no reason why that needs to be the case, and we found it striking that </w:t>
        </w:r>
      </w:ins>
      <w:ins w:id="73" w:author="MPIDR_D\vanraalte" w:date="2018-02-02T14:33:00Z">
        <w:r w:rsidR="00972F0B">
          <w:rPr>
            <w:b/>
          </w:rPr>
          <w:t xml:space="preserve">for nearly 30 years the two measures </w:t>
        </w:r>
      </w:ins>
      <w:ins w:id="74" w:author="MPIDR_D\vanraalte" w:date="2018-02-02T14:29:00Z">
        <w:r w:rsidR="00972F0B">
          <w:rPr>
            <w:b/>
          </w:rPr>
          <w:t xml:space="preserve">moved in the same direction more often than in different directions. </w:t>
        </w:r>
      </w:ins>
      <w:ins w:id="75" w:author="MPIDR_D\vanraalte" w:date="2018-02-02T14:34:00Z">
        <w:r w:rsidR="00972F0B">
          <w:rPr>
            <w:b/>
          </w:rPr>
          <w:t xml:space="preserve">To our knowledge this has never been shown empirically before, and we consider it a major </w:t>
        </w:r>
      </w:ins>
      <w:ins w:id="76" w:author="MPIDR_D\vanraalte" w:date="2018-02-02T14:40:00Z">
        <w:r>
          <w:rPr>
            <w:b/>
          </w:rPr>
          <w:t>finding from this analysis</w:t>
        </w:r>
      </w:ins>
      <w:ins w:id="77" w:author="MPIDR_D\vanraalte" w:date="2018-02-02T14:34:00Z">
        <w:r w:rsidR="00972F0B">
          <w:rPr>
            <w:b/>
          </w:rPr>
          <w:t xml:space="preserve"> worthy of being highlighted. </w:t>
        </w:r>
      </w:ins>
      <w:ins w:id="78" w:author="MPIDR_D\vanraalte" w:date="2018-02-02T14:46:00Z">
        <w:r>
          <w:rPr>
            <w:b/>
          </w:rPr>
          <w:t>While it is true that</w:t>
        </w:r>
      </w:ins>
      <w:ins w:id="79" w:author="MPIDR_D\vanraalte" w:date="2018-02-02T14:30:00Z">
        <w:r w:rsidR="00972F0B">
          <w:rPr>
            <w:b/>
          </w:rPr>
          <w:t xml:space="preserve"> the overall trends w</w:t>
        </w:r>
      </w:ins>
      <w:ins w:id="80" w:author="MPIDR_D\vanraalte" w:date="2018-02-02T14:46:00Z">
        <w:r>
          <w:rPr>
            <w:b/>
          </w:rPr>
          <w:t>ere</w:t>
        </w:r>
      </w:ins>
      <w:ins w:id="81" w:author="MPIDR_D\vanraalte" w:date="2018-02-02T14:30:00Z">
        <w:r w:rsidR="00972F0B">
          <w:rPr>
            <w:b/>
          </w:rPr>
          <w:t xml:space="preserve"> flat, as you point out, the year-to-year differences</w:t>
        </w:r>
      </w:ins>
      <w:ins w:id="82" w:author="MPIDR_D\vanraalte" w:date="2018-02-02T14:38:00Z">
        <w:r>
          <w:rPr>
            <w:b/>
          </w:rPr>
          <w:t xml:space="preserve"> were up to 2% in </w:t>
        </w:r>
      </w:ins>
      <w:ins w:id="83" w:author="MPIDR_D\vanraalte" w:date="2018-02-02T14:39:00Z">
        <w:r>
          <w:rPr>
            <w:b/>
          </w:rPr>
          <w:t>e0</w:t>
        </w:r>
      </w:ins>
      <w:ins w:id="84" w:author="MPIDR_D\vanraalte" w:date="2018-02-02T14:38:00Z">
        <w:r>
          <w:rPr>
            <w:b/>
          </w:rPr>
          <w:t xml:space="preserve"> and up to 5% in </w:t>
        </w:r>
      </w:ins>
      <w:ins w:id="85" w:author="MPIDR_D\vanraalte" w:date="2018-02-02T14:39:00Z">
        <w:r w:rsidRPr="00E81404">
          <w:rPr>
            <w:b/>
          </w:rPr>
          <w:t>e†</w:t>
        </w:r>
        <w:r>
          <w:rPr>
            <w:b/>
          </w:rPr>
          <w:t>, so not</w:t>
        </w:r>
      </w:ins>
      <w:ins w:id="86" w:author="MPIDR_D\vanraalte" w:date="2018-02-02T14:48:00Z">
        <w:r w:rsidR="00C13ABF">
          <w:rPr>
            <w:b/>
          </w:rPr>
          <w:t xml:space="preserve"> always</w:t>
        </w:r>
      </w:ins>
      <w:ins w:id="87" w:author="MPIDR_D\vanraalte" w:date="2018-02-02T14:39:00Z">
        <w:r>
          <w:rPr>
            <w:b/>
          </w:rPr>
          <w:t xml:space="preserve"> inconsequential</w:t>
        </w:r>
      </w:ins>
      <w:ins w:id="88" w:author="MPIDR_D\vanraalte" w:date="2018-02-02T14:30:00Z">
        <w:r w:rsidR="00972F0B">
          <w:rPr>
            <w:b/>
          </w:rPr>
          <w:t>.</w:t>
        </w:r>
      </w:ins>
      <w:ins w:id="89" w:author="MPIDR_D\vanraalte" w:date="2018-02-02T14:40:00Z">
        <w:r>
          <w:rPr>
            <w:b/>
          </w:rPr>
          <w:t xml:space="preserve"> </w:t>
        </w:r>
      </w:ins>
      <w:ins w:id="90" w:author="MPIDR_D\vanraalte" w:date="2018-02-02T14:48:00Z">
        <w:r w:rsidR="00C13ABF">
          <w:rPr>
            <w:b/>
          </w:rPr>
          <w:t>Nevertheless, it’s an important point</w:t>
        </w:r>
      </w:ins>
      <w:ins w:id="91" w:author="MPIDR_D\vanraalte" w:date="2018-02-02T14:43:00Z">
        <w:r w:rsidRPr="00E81404">
          <w:rPr>
            <w:b/>
          </w:rPr>
          <w:t xml:space="preserve"> that the two measures were negatively correlated after 1988</w:t>
        </w:r>
      </w:ins>
      <w:ins w:id="92" w:author="MPIDR_D\vanraalte" w:date="2018-02-02T14:47:00Z">
        <w:r w:rsidR="00C13ABF">
          <w:rPr>
            <w:b/>
          </w:rPr>
          <w:t xml:space="preserve">, when </w:t>
        </w:r>
      </w:ins>
      <w:ins w:id="93" w:author="MPIDR_D\vanraalte" w:date="2018-02-02T14:49:00Z">
        <w:r w:rsidR="00C13ABF">
          <w:rPr>
            <w:b/>
          </w:rPr>
          <w:t xml:space="preserve">yearly </w:t>
        </w:r>
      </w:ins>
      <w:ins w:id="94" w:author="MPIDR_D\vanraalte" w:date="2018-02-02T14:47:00Z">
        <w:r w:rsidR="00C13ABF">
          <w:rPr>
            <w:b/>
          </w:rPr>
          <w:t xml:space="preserve">mortality change was </w:t>
        </w:r>
      </w:ins>
      <w:ins w:id="95" w:author="MPIDR_D\vanraalte" w:date="2018-02-02T15:00:00Z">
        <w:r w:rsidR="00FF304E">
          <w:rPr>
            <w:b/>
          </w:rPr>
          <w:t xml:space="preserve">on average </w:t>
        </w:r>
      </w:ins>
      <w:ins w:id="96" w:author="MPIDR_D\vanraalte" w:date="2018-02-02T14:47:00Z">
        <w:r w:rsidR="00C13ABF">
          <w:rPr>
            <w:b/>
          </w:rPr>
          <w:t>larger</w:t>
        </w:r>
      </w:ins>
      <w:ins w:id="97" w:author="MPIDR_D\vanraalte" w:date="2018-02-02T14:43:00Z">
        <w:r w:rsidRPr="00E81404">
          <w:rPr>
            <w:b/>
          </w:rPr>
          <w:t xml:space="preserve">. </w:t>
        </w:r>
      </w:ins>
      <w:ins w:id="98" w:author="MPIDR_D\vanraalte" w:date="2018-02-02T14:49:00Z">
        <w:r w:rsidR="00C13ABF">
          <w:rPr>
            <w:b/>
          </w:rPr>
          <w:t xml:space="preserve">So we have to be careful not to </w:t>
        </w:r>
      </w:ins>
      <w:ins w:id="99" w:author="MPIDR_D\vanraalte" w:date="2018-02-02T14:43:00Z">
        <w:r w:rsidRPr="00E81404">
          <w:rPr>
            <w:b/>
          </w:rPr>
          <w:t>oversell</w:t>
        </w:r>
        <w:r>
          <w:rPr>
            <w:b/>
          </w:rPr>
          <w:t xml:space="preserve"> the independence </w:t>
        </w:r>
      </w:ins>
      <w:ins w:id="100" w:author="MPIDR_D\vanraalte" w:date="2018-02-02T14:44:00Z">
        <w:r>
          <w:rPr>
            <w:b/>
          </w:rPr>
          <w:t xml:space="preserve">argument. </w:t>
        </w:r>
      </w:ins>
      <w:ins w:id="101" w:author="MPIDR_D\vanraalte" w:date="2018-02-02T14:49:00Z">
        <w:r w:rsidR="00C13ABF">
          <w:rPr>
            <w:b/>
          </w:rPr>
          <w:t>As we see it, t</w:t>
        </w:r>
      </w:ins>
      <w:ins w:id="102" w:author="MPIDR_D\vanraalte" w:date="2018-02-02T14:41:00Z">
        <w:r>
          <w:rPr>
            <w:b/>
          </w:rPr>
          <w:t>he main difference from before and after 1988 was that in the earlier periods age-specific trends were moving in opposite directions</w:t>
        </w:r>
      </w:ins>
      <w:ins w:id="103" w:author="MPIDR_D\vanraalte" w:date="2018-02-02T14:53:00Z">
        <w:r w:rsidR="00C13ABF">
          <w:rPr>
            <w:b/>
          </w:rPr>
          <w:t>.</w:t>
        </w:r>
      </w:ins>
      <w:ins w:id="104" w:author="MPIDR_D\vanraalte" w:date="2018-02-02T14:41:00Z">
        <w:r>
          <w:rPr>
            <w:b/>
          </w:rPr>
          <w:t xml:space="preserve"> </w:t>
        </w:r>
      </w:ins>
      <w:ins w:id="105" w:author="MPIDR_D\vanraalte" w:date="2018-02-02T14:53:00Z">
        <w:r w:rsidR="00C13ABF">
          <w:rPr>
            <w:b/>
          </w:rPr>
          <w:t>A</w:t>
        </w:r>
      </w:ins>
      <w:ins w:id="106" w:author="MPIDR_D\vanraalte" w:date="2018-02-02T14:41:00Z">
        <w:r>
          <w:rPr>
            <w:b/>
          </w:rPr>
          <w:t>fterwards</w:t>
        </w:r>
      </w:ins>
      <w:ins w:id="107" w:author="MPIDR_D\vanraalte" w:date="2018-02-02T14:52:00Z">
        <w:r w:rsidR="00C13ABF">
          <w:rPr>
            <w:b/>
          </w:rPr>
          <w:t>,</w:t>
        </w:r>
      </w:ins>
      <w:ins w:id="108" w:author="MPIDR_D\vanraalte" w:date="2018-02-02T14:41:00Z">
        <w:r>
          <w:rPr>
            <w:b/>
          </w:rPr>
          <w:t xml:space="preserve"> through </w:t>
        </w:r>
      </w:ins>
      <w:ins w:id="109" w:author="MPIDR_D\vanraalte" w:date="2018-02-02T14:52:00Z">
        <w:r w:rsidR="00C13ABF">
          <w:rPr>
            <w:b/>
          </w:rPr>
          <w:t xml:space="preserve">both </w:t>
        </w:r>
      </w:ins>
      <w:ins w:id="110" w:author="MPIDR_D\vanraalte" w:date="2018-02-02T14:41:00Z">
        <w:r>
          <w:rPr>
            <w:b/>
          </w:rPr>
          <w:t>periods of crises and recovery, age-specific trends tended to move in the same direction</w:t>
        </w:r>
      </w:ins>
      <w:ins w:id="111" w:author="MPIDR_D\vanraalte" w:date="2018-02-02T14:50:00Z">
        <w:r w:rsidR="00C13ABF">
          <w:rPr>
            <w:b/>
          </w:rPr>
          <w:t xml:space="preserve"> at all ages</w:t>
        </w:r>
      </w:ins>
      <w:ins w:id="112" w:author="MPIDR_D\vanraalte" w:date="2018-02-02T14:52:00Z">
        <w:r w:rsidR="00C13ABF">
          <w:rPr>
            <w:b/>
          </w:rPr>
          <w:t xml:space="preserve"> (with younger ages being the strongest drivers)</w:t>
        </w:r>
      </w:ins>
      <w:ins w:id="113" w:author="MPIDR_D\vanraalte" w:date="2018-02-02T14:41:00Z">
        <w:r>
          <w:rPr>
            <w:b/>
          </w:rPr>
          <w:t>, wh</w:t>
        </w:r>
      </w:ins>
      <w:ins w:id="114" w:author="MPIDR_D\vanraalte" w:date="2018-02-02T14:42:00Z">
        <w:r>
          <w:rPr>
            <w:b/>
          </w:rPr>
          <w:t xml:space="preserve">ich explains why the </w:t>
        </w:r>
        <w:r w:rsidRPr="00E81404">
          <w:rPr>
            <w:b/>
          </w:rPr>
          <w:t>e†</w:t>
        </w:r>
        <w:r>
          <w:rPr>
            <w:b/>
          </w:rPr>
          <w:t xml:space="preserve"> and e0 relationship resumed being </w:t>
        </w:r>
      </w:ins>
      <w:ins w:id="115" w:author="MPIDR_D\vanraalte" w:date="2018-02-02T14:43:00Z">
        <w:r>
          <w:rPr>
            <w:b/>
          </w:rPr>
          <w:t>negatively correlated.</w:t>
        </w:r>
      </w:ins>
      <w:ins w:id="116" w:author="MPIDR_D\vanraalte" w:date="2018-02-02T14:39:00Z">
        <w:r>
          <w:rPr>
            <w:b/>
          </w:rPr>
          <w:t xml:space="preserve"> </w:t>
        </w:r>
      </w:ins>
    </w:p>
    <w:p w14:paraId="0ED2AD88" w14:textId="77777777" w:rsidR="00E81404" w:rsidRDefault="00E81404" w:rsidP="0053754D">
      <w:pPr>
        <w:jc w:val="both"/>
        <w:rPr>
          <w:ins w:id="117" w:author="MPIDR_D\vanraalte" w:date="2018-02-02T14:44:00Z"/>
          <w:b/>
        </w:rPr>
      </w:pPr>
    </w:p>
    <w:p w14:paraId="4357F4A0" w14:textId="68A88A6A" w:rsidR="00E81404" w:rsidRDefault="00E81404" w:rsidP="0053754D">
      <w:pPr>
        <w:jc w:val="both"/>
        <w:rPr>
          <w:ins w:id="118" w:author="MPIDR_D\vanraalte" w:date="2018-02-09T17:05:00Z"/>
          <w:b/>
        </w:rPr>
      </w:pPr>
      <w:ins w:id="119" w:author="MPIDR_D\vanraalte" w:date="2018-02-02T14:44:00Z">
        <w:r>
          <w:rPr>
            <w:b/>
          </w:rPr>
          <w:lastRenderedPageBreak/>
          <w:t>To make the above clear, we r</w:t>
        </w:r>
      </w:ins>
      <w:ins w:id="120" w:author="MPIDR_D\vanraalte" w:date="2018-02-02T14:45:00Z">
        <w:r>
          <w:rPr>
            <w:b/>
          </w:rPr>
          <w:t xml:space="preserve">eframed all of this within the context of typical ‘Western’ patterns versus </w:t>
        </w:r>
      </w:ins>
      <w:ins w:id="121" w:author="MPIDR_D\vanraalte" w:date="2018-02-02T14:53:00Z">
        <w:r w:rsidR="00C13ABF">
          <w:rPr>
            <w:b/>
          </w:rPr>
          <w:t xml:space="preserve">the </w:t>
        </w:r>
      </w:ins>
      <w:proofErr w:type="spellStart"/>
      <w:ins w:id="122" w:author="MPIDR_D\vanraalte" w:date="2018-02-02T14:45:00Z">
        <w:r>
          <w:rPr>
            <w:b/>
          </w:rPr>
          <w:t>anomylous</w:t>
        </w:r>
        <w:proofErr w:type="spellEnd"/>
        <w:r>
          <w:rPr>
            <w:b/>
          </w:rPr>
          <w:t xml:space="preserve"> </w:t>
        </w:r>
      </w:ins>
      <w:ins w:id="123" w:author="MPIDR_D\vanraalte" w:date="2018-02-02T14:53:00Z">
        <w:r w:rsidR="00C13ABF">
          <w:rPr>
            <w:b/>
          </w:rPr>
          <w:t xml:space="preserve">Eastern </w:t>
        </w:r>
      </w:ins>
      <w:ins w:id="124" w:author="MPIDR_D\vanraalte" w:date="2018-02-02T14:50:00Z">
        <w:r w:rsidR="00C13ABF">
          <w:rPr>
            <w:b/>
          </w:rPr>
          <w:t xml:space="preserve">age-specific </w:t>
        </w:r>
      </w:ins>
      <w:ins w:id="125" w:author="MPIDR_D\vanraalte" w:date="2018-02-02T14:45:00Z">
        <w:r>
          <w:rPr>
            <w:b/>
          </w:rPr>
          <w:t>mortality change</w:t>
        </w:r>
      </w:ins>
      <w:ins w:id="126" w:author="MPIDR_D\vanraalte" w:date="2018-02-02T14:50:00Z">
        <w:r w:rsidR="00C13ABF">
          <w:rPr>
            <w:b/>
          </w:rPr>
          <w:t>, highlighting the different age-specific mortality trajectorie</w:t>
        </w:r>
      </w:ins>
      <w:ins w:id="127" w:author="MPIDR_D\vanraalte" w:date="2018-02-02T14:51:00Z">
        <w:r w:rsidR="00C13ABF">
          <w:rPr>
            <w:b/>
          </w:rPr>
          <w:t>s</w:t>
        </w:r>
      </w:ins>
      <w:ins w:id="128" w:author="MPIDR_D\vanraalte" w:date="2018-02-02T14:45:00Z">
        <w:r>
          <w:rPr>
            <w:b/>
          </w:rPr>
          <w:t xml:space="preserve"> as you suggested above.</w:t>
        </w:r>
      </w:ins>
      <w:ins w:id="129" w:author="MPIDR_D\vanraalte" w:date="2018-02-02T14:46:00Z">
        <w:r>
          <w:rPr>
            <w:b/>
          </w:rPr>
          <w:t xml:space="preserve"> </w:t>
        </w:r>
      </w:ins>
      <w:ins w:id="130" w:author="MPIDR_D\vanraalte" w:date="2018-02-09T17:06:00Z">
        <w:r w:rsidR="001B23C3">
          <w:rPr>
            <w:b/>
          </w:rPr>
          <w:t>We made the following changes:</w:t>
        </w:r>
      </w:ins>
    </w:p>
    <w:p w14:paraId="4616FF1F" w14:textId="77777777" w:rsidR="001B23C3" w:rsidRDefault="001B23C3" w:rsidP="0053754D">
      <w:pPr>
        <w:jc w:val="both"/>
        <w:rPr>
          <w:ins w:id="131" w:author="MPIDR_D\vanraalte" w:date="2018-02-09T17:05:00Z"/>
          <w:b/>
        </w:rPr>
      </w:pPr>
    </w:p>
    <w:p w14:paraId="729CDE98" w14:textId="77777777" w:rsidR="00E81404" w:rsidRDefault="00E81404" w:rsidP="0053754D">
      <w:pPr>
        <w:jc w:val="both"/>
        <w:rPr>
          <w:ins w:id="132" w:author="MPIDR_D\vanraalte" w:date="2018-02-02T14:40:00Z"/>
          <w:b/>
        </w:rPr>
      </w:pPr>
    </w:p>
    <w:p w14:paraId="07145573" w14:textId="61532DF2" w:rsidR="00E81404" w:rsidRDefault="00FE686E" w:rsidP="0053754D">
      <w:pPr>
        <w:jc w:val="both"/>
        <w:rPr>
          <w:ins w:id="133" w:author="MPIDR_D\vanraalte" w:date="2018-02-02T16:11:00Z"/>
          <w:b/>
        </w:rPr>
      </w:pPr>
      <w:ins w:id="134" w:author="MPIDR_D\vanraalte" w:date="2018-02-02T16:12:00Z">
        <w:r>
          <w:rPr>
            <w:b/>
          </w:rPr>
          <w:t xml:space="preserve">Changes to the </w:t>
        </w:r>
      </w:ins>
      <w:ins w:id="135" w:author="MPIDR_D\vanraalte" w:date="2018-02-02T16:11:00Z">
        <w:r>
          <w:rPr>
            <w:b/>
          </w:rPr>
          <w:t>Abstract:</w:t>
        </w:r>
      </w:ins>
    </w:p>
    <w:p w14:paraId="0184B8EE" w14:textId="75FF61AD" w:rsidR="00FE686E" w:rsidRDefault="00FE686E" w:rsidP="0053754D">
      <w:pPr>
        <w:jc w:val="both"/>
        <w:rPr>
          <w:ins w:id="136" w:author="MPIDR_D\vanraalte" w:date="2018-02-02T16:11:00Z"/>
          <w:b/>
        </w:rPr>
      </w:pPr>
      <w:ins w:id="137" w:author="MPIDR_D\vanraalte" w:date="2018-02-02T16:12:00Z">
        <w:r>
          <w:rPr>
            <w:b/>
          </w:rPr>
          <w:t>…</w:t>
        </w:r>
      </w:ins>
      <w:ins w:id="138" w:author="MPIDR_D\vanraalte" w:date="2018-02-02T16:11:00Z">
        <w:r w:rsidRPr="00FE686E">
          <w:rPr>
            <w:b/>
          </w:rPr>
          <w:t xml:space="preserve">Generally life disparity was high and strongly fluctuating over the period. For nearly 30 of these years, life expectancy and life disparity moved independently from one another, largely because mortality trends ran in opposite directions over different ages. </w:t>
        </w:r>
      </w:ins>
      <w:ins w:id="139" w:author="MPIDR_D\vanraalte" w:date="2018-02-02T16:12:00Z">
        <w:r>
          <w:rPr>
            <w:b/>
          </w:rPr>
          <w:t>…</w:t>
        </w:r>
      </w:ins>
      <w:ins w:id="140" w:author="MPIDR_D\vanraalte" w:date="2018-02-02T16:11:00Z">
        <w:r w:rsidRPr="00FE686E">
          <w:rPr>
            <w:b/>
          </w:rPr>
          <w:t xml:space="preserve">Mortality patterns in CEE countries were heterogeneous and run counter to the common patterns observed in most developed countries. </w:t>
        </w:r>
      </w:ins>
    </w:p>
    <w:p w14:paraId="575C929C" w14:textId="77777777" w:rsidR="00FE686E" w:rsidRDefault="00FE686E" w:rsidP="0053754D">
      <w:pPr>
        <w:jc w:val="both"/>
        <w:rPr>
          <w:ins w:id="141" w:author="MPIDR_D\vanraalte" w:date="2018-02-02T16:12:00Z"/>
          <w:b/>
        </w:rPr>
      </w:pPr>
    </w:p>
    <w:p w14:paraId="4F167FBE" w14:textId="1424EA4B" w:rsidR="00FE686E" w:rsidRDefault="00FE686E" w:rsidP="0053754D">
      <w:pPr>
        <w:jc w:val="both"/>
        <w:rPr>
          <w:ins w:id="142" w:author="MPIDR_D\vanraalte" w:date="2018-02-02T16:11:00Z"/>
          <w:b/>
        </w:rPr>
      </w:pPr>
      <w:ins w:id="143" w:author="MPIDR_D\vanraalte" w:date="2018-02-02T16:12:00Z">
        <w:r>
          <w:rPr>
            <w:b/>
          </w:rPr>
          <w:t>Changes to the Discussion</w:t>
        </w:r>
      </w:ins>
    </w:p>
    <w:p w14:paraId="0B87928E" w14:textId="77777777" w:rsidR="001B23C3" w:rsidRPr="001B23C3" w:rsidRDefault="001B23C3" w:rsidP="001B23C3">
      <w:pPr>
        <w:jc w:val="both"/>
        <w:rPr>
          <w:ins w:id="144" w:author="MPIDR_D\vanraalte" w:date="2018-02-09T17:06:00Z"/>
          <w:b/>
        </w:rPr>
      </w:pPr>
      <w:ins w:id="145" w:author="MPIDR_D\vanraalte" w:date="2018-02-09T17:06:00Z">
        <w:r w:rsidRPr="001B23C3">
          <w:rPr>
            <w:b/>
          </w:rPr>
          <w:t>- still needs to be written…</w:t>
        </w:r>
      </w:ins>
    </w:p>
    <w:p w14:paraId="15714C02" w14:textId="77777777" w:rsidR="00FE686E" w:rsidRDefault="00FE686E" w:rsidP="0053754D">
      <w:pPr>
        <w:jc w:val="both"/>
        <w:rPr>
          <w:ins w:id="146" w:author="MPIDR_D\vanraalte" w:date="2018-02-02T16:11:00Z"/>
          <w:b/>
        </w:rPr>
      </w:pPr>
    </w:p>
    <w:p w14:paraId="367D9A54" w14:textId="77777777" w:rsidR="00FE686E" w:rsidRPr="00E5567B" w:rsidRDefault="00FE686E" w:rsidP="0053754D">
      <w:pPr>
        <w:jc w:val="both"/>
        <w:rPr>
          <w:b/>
        </w:rPr>
      </w:pPr>
    </w:p>
    <w:p w14:paraId="610D3A97" w14:textId="77777777" w:rsidR="00E5567B" w:rsidRPr="00E5567B" w:rsidRDefault="00E5567B" w:rsidP="0053754D">
      <w:pPr>
        <w:jc w:val="both"/>
        <w:rPr>
          <w:b/>
        </w:rPr>
      </w:pPr>
      <w:r w:rsidRPr="00E5567B">
        <w:rPr>
          <w:b/>
        </w:rPr>
        <w:cr/>
      </w:r>
      <w:commentRangeStart w:id="147"/>
      <w:r w:rsidRPr="00E5567B">
        <w:rPr>
          <w:b/>
        </w:rPr>
        <w:t>Also, it will help readers if the 12 countries are distinctly split into two or three subgroups based on their differential patterns of time trend in e0 and e† and if the grouping is used consistency throughout the paper.</w:t>
      </w:r>
      <w:commentRangeEnd w:id="147"/>
      <w:r w:rsidR="001D38C3">
        <w:rPr>
          <w:rStyle w:val="CommentReference"/>
        </w:rPr>
        <w:commentReference w:id="147"/>
      </w:r>
    </w:p>
    <w:p w14:paraId="538D9B61" w14:textId="6C89F66C" w:rsidR="00E5567B" w:rsidRDefault="00E5567B" w:rsidP="0053754D">
      <w:pPr>
        <w:jc w:val="both"/>
        <w:rPr>
          <w:ins w:id="148" w:author="MPIDR_D\vanraalte" w:date="2018-02-02T14:54:00Z"/>
          <w:b/>
        </w:rPr>
      </w:pPr>
      <w:r w:rsidRPr="00E5567B">
        <w:rPr>
          <w:b/>
        </w:rPr>
        <w:cr/>
      </w:r>
      <w:ins w:id="149" w:author="MPIDR_D\vanraalte" w:date="2018-02-02T14:54:00Z">
        <w:r w:rsidR="00C13ABF">
          <w:rPr>
            <w:b/>
          </w:rPr>
          <w:t xml:space="preserve">As reviewer 3 also suggested, as far as possible </w:t>
        </w:r>
        <w:commentRangeStart w:id="150"/>
        <w:r w:rsidR="00C13ABF">
          <w:rPr>
            <w:b/>
          </w:rPr>
          <w:t xml:space="preserve">we grouped our discussion </w:t>
        </w:r>
      </w:ins>
      <w:commentRangeEnd w:id="150"/>
      <w:ins w:id="151" w:author="MPIDR_D\vanraalte" w:date="2018-02-05T17:18:00Z">
        <w:r w:rsidR="00157EC9">
          <w:rPr>
            <w:rStyle w:val="CommentReference"/>
          </w:rPr>
          <w:commentReference w:id="150"/>
        </w:r>
      </w:ins>
      <w:ins w:id="152" w:author="MPIDR_D\vanraalte" w:date="2018-02-02T14:54:00Z">
        <w:r w:rsidR="00C13ABF">
          <w:rPr>
            <w:b/>
          </w:rPr>
          <w:t>around three main groupings</w:t>
        </w:r>
      </w:ins>
      <w:ins w:id="153" w:author="MPIDR_D\vanraalte" w:date="2018-02-02T16:13:00Z">
        <w:r w:rsidR="00FE686E">
          <w:rPr>
            <w:b/>
          </w:rPr>
          <w:t xml:space="preserve"> that experienced more similar trends</w:t>
        </w:r>
      </w:ins>
      <w:ins w:id="154" w:author="MPIDR_D\vanraalte" w:date="2018-02-02T14:54:00Z">
        <w:r w:rsidR="00C13ABF">
          <w:rPr>
            <w:b/>
          </w:rPr>
          <w:t>: Central Europe</w:t>
        </w:r>
      </w:ins>
      <w:ins w:id="155" w:author="MPIDR_D\vanraalte" w:date="2018-02-09T17:06:00Z">
        <w:r w:rsidR="001B23C3">
          <w:rPr>
            <w:b/>
          </w:rPr>
          <w:t xml:space="preserve"> + Bulgaria</w:t>
        </w:r>
      </w:ins>
      <w:ins w:id="156" w:author="MPIDR_D\vanraalte" w:date="2018-02-02T14:54:00Z">
        <w:r w:rsidR="00C13ABF">
          <w:rPr>
            <w:b/>
          </w:rPr>
          <w:t>, the Baltic Countries, and other FSU countries.</w:t>
        </w:r>
      </w:ins>
      <w:ins w:id="157" w:author="MPIDR_D\vanraalte" w:date="2018-02-02T14:55:00Z">
        <w:r w:rsidR="00C13ABF">
          <w:rPr>
            <w:b/>
          </w:rPr>
          <w:t xml:space="preserve"> </w:t>
        </w:r>
      </w:ins>
      <w:ins w:id="158" w:author="MPIDR_D\vanraalte" w:date="2018-02-02T16:13:00Z">
        <w:r w:rsidR="00FE686E">
          <w:rPr>
            <w:b/>
          </w:rPr>
          <w:t>We hope that</w:t>
        </w:r>
      </w:ins>
      <w:ins w:id="159" w:author="MPIDR_D\vanraalte" w:date="2018-02-02T14:55:00Z">
        <w:r w:rsidR="00C13ABF">
          <w:rPr>
            <w:b/>
          </w:rPr>
          <w:t xml:space="preserve"> this patterning help</w:t>
        </w:r>
      </w:ins>
      <w:ins w:id="160" w:author="MPIDR_D\vanraalte" w:date="2018-02-02T16:13:00Z">
        <w:r w:rsidR="00FE686E">
          <w:rPr>
            <w:b/>
          </w:rPr>
          <w:t>s t</w:t>
        </w:r>
      </w:ins>
      <w:ins w:id="161" w:author="MPIDR_D\vanraalte" w:date="2018-02-02T14:55:00Z">
        <w:r w:rsidR="00C13ABF">
          <w:rPr>
            <w:b/>
          </w:rPr>
          <w:t xml:space="preserve">o anchor the trajectories geographically and has </w:t>
        </w:r>
      </w:ins>
      <w:ins w:id="162" w:author="MPIDR_D\vanraalte" w:date="2018-02-02T14:56:00Z">
        <w:r w:rsidR="00C13ABF">
          <w:rPr>
            <w:b/>
          </w:rPr>
          <w:t xml:space="preserve">livened up </w:t>
        </w:r>
      </w:ins>
      <w:ins w:id="163" w:author="MPIDR_D\vanraalte" w:date="2018-02-02T16:13:00Z">
        <w:r w:rsidR="00FE686E">
          <w:rPr>
            <w:b/>
          </w:rPr>
          <w:t xml:space="preserve">some of the more dense </w:t>
        </w:r>
      </w:ins>
      <w:ins w:id="164" w:author="MPIDR_D\vanraalte" w:date="2018-02-02T14:56:00Z">
        <w:r w:rsidR="00C13ABF">
          <w:rPr>
            <w:b/>
          </w:rPr>
          <w:t>sections of the paper.</w:t>
        </w:r>
      </w:ins>
    </w:p>
    <w:p w14:paraId="6B94F3B7" w14:textId="77777777" w:rsidR="00C13ABF" w:rsidRDefault="00C13ABF" w:rsidP="0053754D">
      <w:pPr>
        <w:jc w:val="both"/>
        <w:rPr>
          <w:ins w:id="165" w:author="MPIDR_D\vanraalte" w:date="2018-02-02T14:54:00Z"/>
          <w:b/>
        </w:rPr>
      </w:pPr>
    </w:p>
    <w:p w14:paraId="4C569603" w14:textId="77777777" w:rsidR="00C13ABF" w:rsidRPr="00E5567B" w:rsidRDefault="00C13ABF" w:rsidP="0053754D">
      <w:pPr>
        <w:jc w:val="both"/>
        <w:rPr>
          <w:b/>
        </w:rPr>
      </w:pPr>
    </w:p>
    <w:p w14:paraId="7A8EC0FC" w14:textId="5D3B3FFA" w:rsidR="00847CAD" w:rsidRDefault="00E5567B" w:rsidP="0053754D">
      <w:pPr>
        <w:jc w:val="both"/>
        <w:rPr>
          <w:b/>
        </w:rPr>
      </w:pPr>
      <w:r w:rsidRPr="00E5567B">
        <w:rPr>
          <w:b/>
        </w:rPr>
        <w:cr/>
        <w:t xml:space="preserve">A minor comment.  I felt that the term "fluctuation" was overused in this paper. For example, changes in e0 and e† due to the anti-alcohol campaigns and those around the USSR dissolution are systematic changes due to identifiable, solid reasons. They seem too strong and too clear to be called "fluctuations". </w:t>
      </w:r>
    </w:p>
    <w:p w14:paraId="6DD04FEF" w14:textId="77777777" w:rsidR="00FF304E" w:rsidRDefault="00FF304E" w:rsidP="0053754D">
      <w:pPr>
        <w:jc w:val="both"/>
        <w:rPr>
          <w:ins w:id="166" w:author="MPIDR_D\vanraalte" w:date="2018-02-02T14:57:00Z"/>
          <w:b/>
        </w:rPr>
      </w:pPr>
    </w:p>
    <w:p w14:paraId="7D83633D" w14:textId="77777777" w:rsidR="00FF304E" w:rsidRDefault="00FF304E" w:rsidP="0053754D">
      <w:pPr>
        <w:jc w:val="both"/>
        <w:rPr>
          <w:ins w:id="167" w:author="MPIDR_D\vanraalte" w:date="2018-02-02T14:58:00Z"/>
          <w:b/>
        </w:rPr>
      </w:pPr>
      <w:ins w:id="168" w:author="MPIDR_D\vanraalte" w:date="2018-02-02T14:57:00Z">
        <w:r>
          <w:rPr>
            <w:b/>
          </w:rPr>
          <w:t xml:space="preserve">That’s true. We tried as much as possible to avoid strong normative wording, but these </w:t>
        </w:r>
        <w:proofErr w:type="spellStart"/>
        <w:r>
          <w:rPr>
            <w:b/>
          </w:rPr>
          <w:t>mortatliy</w:t>
        </w:r>
        <w:proofErr w:type="spellEnd"/>
        <w:r>
          <w:rPr>
            <w:b/>
          </w:rPr>
          <w:t xml:space="preserve"> changes were objectively massive by any definition</w:t>
        </w:r>
      </w:ins>
      <w:ins w:id="169" w:author="MPIDR_D\vanraalte" w:date="2018-02-02T14:58:00Z">
        <w:r>
          <w:rPr>
            <w:b/>
          </w:rPr>
          <w:t>. To better convey this, we:</w:t>
        </w:r>
      </w:ins>
    </w:p>
    <w:p w14:paraId="2467546A" w14:textId="1CF1A43A" w:rsidR="00FF304E" w:rsidRDefault="00FF304E" w:rsidP="0053754D">
      <w:pPr>
        <w:jc w:val="both"/>
        <w:rPr>
          <w:ins w:id="170" w:author="MPIDR_D\vanraalte" w:date="2018-02-05T14:58:00Z"/>
          <w:b/>
        </w:rPr>
      </w:pPr>
    </w:p>
    <w:p w14:paraId="7D360069" w14:textId="43ECD3DA" w:rsidR="00C83017" w:rsidRDefault="00C83017" w:rsidP="0053754D">
      <w:pPr>
        <w:jc w:val="both"/>
        <w:rPr>
          <w:ins w:id="171" w:author="MPIDR_D\vanraalte" w:date="2018-02-02T14:58:00Z"/>
          <w:b/>
        </w:rPr>
      </w:pPr>
      <w:ins w:id="172" w:author="MPIDR_D\vanraalte" w:date="2018-02-05T14:58:00Z">
        <w:r>
          <w:rPr>
            <w:b/>
          </w:rPr>
          <w:t xml:space="preserve">Introduction: </w:t>
        </w:r>
      </w:ins>
      <w:ins w:id="173" w:author="MPIDR_D\vanraalte" w:date="2018-02-05T14:59:00Z">
        <w:r>
          <w:rPr>
            <w:b/>
          </w:rPr>
          <w:t>“</w:t>
        </w:r>
      </w:ins>
      <w:ins w:id="174" w:author="MPIDR_D\vanraalte" w:date="2018-02-05T14:58:00Z">
        <w:r w:rsidRPr="00C83017">
          <w:rPr>
            <w:b/>
          </w:rPr>
          <w:t xml:space="preserve">Since the </w:t>
        </w:r>
      </w:ins>
      <w:ins w:id="175" w:author="MPIDR_D\vanraalte" w:date="2018-02-05T14:59:00Z">
        <w:r>
          <w:rPr>
            <w:b/>
          </w:rPr>
          <w:t>‘</w:t>
        </w:r>
      </w:ins>
      <w:ins w:id="176" w:author="MPIDR_D\vanraalte" w:date="2018-02-05T14:58:00Z">
        <w:r w:rsidRPr="00C83017">
          <w:rPr>
            <w:b/>
          </w:rPr>
          <w:t xml:space="preserve">sharpest </w:t>
        </w:r>
        <w:r>
          <w:rPr>
            <w:b/>
          </w:rPr>
          <w:t>fluctuation’</w:t>
        </w:r>
        <w:r w:rsidRPr="00C83017">
          <w:rPr>
            <w:b/>
          </w:rPr>
          <w:t xml:space="preserve"> in age-specific mortality occurred over working ages</w:t>
        </w:r>
      </w:ins>
      <w:ins w:id="177" w:author="MPIDR_D\vanraalte" w:date="2018-02-05T14:59:00Z">
        <w:r>
          <w:rPr>
            <w:b/>
          </w:rPr>
          <w:t xml:space="preserve">…” </w:t>
        </w:r>
        <w:r w:rsidRPr="00C83017">
          <w:rPr>
            <w:b/>
            <w:i/>
            <w:rPrChange w:id="178" w:author="MPIDR_D\vanraalte" w:date="2018-02-05T15:02:00Z">
              <w:rPr>
                <w:b/>
              </w:rPr>
            </w:rPrChange>
          </w:rPr>
          <w:t>changed to</w:t>
        </w:r>
        <w:r>
          <w:rPr>
            <w:b/>
          </w:rPr>
          <w:t xml:space="preserve"> </w:t>
        </w:r>
      </w:ins>
      <w:ins w:id="179" w:author="MPIDR_D\vanraalte" w:date="2018-02-05T15:02:00Z">
        <w:r>
          <w:rPr>
            <w:b/>
          </w:rPr>
          <w:t>“</w:t>
        </w:r>
      </w:ins>
      <w:ins w:id="180" w:author="MPIDR_D\vanraalte" w:date="2018-02-05T14:59:00Z">
        <w:r w:rsidRPr="00C83017">
          <w:rPr>
            <w:b/>
          </w:rPr>
          <w:t xml:space="preserve">Since the </w:t>
        </w:r>
        <w:r>
          <w:rPr>
            <w:b/>
          </w:rPr>
          <w:t xml:space="preserve">‘largest </w:t>
        </w:r>
      </w:ins>
      <w:ins w:id="181" w:author="MPIDR_D\vanraalte" w:date="2018-02-05T15:02:00Z">
        <w:r>
          <w:rPr>
            <w:b/>
          </w:rPr>
          <w:t>deviations’</w:t>
        </w:r>
      </w:ins>
      <w:ins w:id="182" w:author="MPIDR_D\vanraalte" w:date="2018-02-05T14:59:00Z">
        <w:r w:rsidRPr="00C83017">
          <w:rPr>
            <w:b/>
          </w:rPr>
          <w:t xml:space="preserve"> in age-specific mortality occurred over working ages</w:t>
        </w:r>
      </w:ins>
      <w:ins w:id="183" w:author="MPIDR_D\vanraalte" w:date="2018-02-05T15:02:00Z">
        <w:r>
          <w:rPr>
            <w:b/>
          </w:rPr>
          <w:t>”</w:t>
        </w:r>
      </w:ins>
    </w:p>
    <w:p w14:paraId="4DF323C2" w14:textId="77777777" w:rsidR="00FF304E" w:rsidRDefault="00FF304E" w:rsidP="0053754D">
      <w:pPr>
        <w:jc w:val="both"/>
        <w:rPr>
          <w:ins w:id="184" w:author="MPIDR_D\vanraalte" w:date="2018-02-05T15:19:00Z"/>
          <w:b/>
        </w:rPr>
      </w:pPr>
      <w:ins w:id="185" w:author="MPIDR_D\vanraalte" w:date="2018-02-02T14:58:00Z">
        <w:r>
          <w:rPr>
            <w:b/>
          </w:rPr>
          <w:t>-</w:t>
        </w:r>
      </w:ins>
    </w:p>
    <w:p w14:paraId="2B5937B8" w14:textId="206A35BE" w:rsidR="00B20B9D" w:rsidRDefault="00B20B9D" w:rsidP="0053754D">
      <w:pPr>
        <w:jc w:val="both"/>
        <w:rPr>
          <w:ins w:id="186" w:author="MPIDR_D\vanraalte" w:date="2018-02-02T14:58:00Z"/>
          <w:b/>
        </w:rPr>
      </w:pPr>
      <w:ins w:id="187" w:author="MPIDR_D\vanraalte" w:date="2018-02-05T15:19:00Z">
        <w:r>
          <w:rPr>
            <w:b/>
          </w:rPr>
          <w:t xml:space="preserve">Data and Methods: </w:t>
        </w:r>
      </w:ins>
      <w:ins w:id="188" w:author="MPIDR_D\vanraalte" w:date="2018-02-05T15:20:00Z">
        <w:r>
          <w:rPr>
            <w:b/>
          </w:rPr>
          <w:t>“</w:t>
        </w:r>
      </w:ins>
      <w:ins w:id="189" w:author="MPIDR_D\vanraalte" w:date="2018-02-05T15:19:00Z">
        <w:r w:rsidRPr="00B20B9D">
          <w:rPr>
            <w:b/>
          </w:rPr>
          <w:t xml:space="preserve">Mortality </w:t>
        </w:r>
        <w:r>
          <w:rPr>
            <w:b/>
          </w:rPr>
          <w:t>fluctuat</w:t>
        </w:r>
        <w:r w:rsidRPr="00B20B9D">
          <w:rPr>
            <w:b/>
          </w:rPr>
          <w:t>ed more strongly among men</w:t>
        </w:r>
      </w:ins>
      <w:ins w:id="190" w:author="MPIDR_D\vanraalte" w:date="2018-02-05T15:20:00Z">
        <w:r>
          <w:rPr>
            <w:b/>
          </w:rPr>
          <w:t xml:space="preserve">” </w:t>
        </w:r>
        <w:r w:rsidRPr="00B20B9D">
          <w:rPr>
            <w:b/>
            <w:i/>
            <w:rPrChange w:id="191" w:author="MPIDR_D\vanraalte" w:date="2018-02-05T15:20:00Z">
              <w:rPr>
                <w:b/>
              </w:rPr>
            </w:rPrChange>
          </w:rPr>
          <w:t>changed to</w:t>
        </w:r>
      </w:ins>
      <w:ins w:id="192" w:author="MPIDR_D\vanraalte" w:date="2018-02-05T15:19:00Z">
        <w:r>
          <w:rPr>
            <w:b/>
          </w:rPr>
          <w:t xml:space="preserve"> </w:t>
        </w:r>
      </w:ins>
      <w:ins w:id="193" w:author="MPIDR_D\vanraalte" w:date="2018-02-05T15:20:00Z">
        <w:r>
          <w:rPr>
            <w:b/>
          </w:rPr>
          <w:t>“</w:t>
        </w:r>
      </w:ins>
      <w:ins w:id="194" w:author="MPIDR_D\vanraalte" w:date="2018-02-05T15:19:00Z">
        <w:r w:rsidRPr="00B20B9D">
          <w:rPr>
            <w:b/>
          </w:rPr>
          <w:t>Mortality change</w:t>
        </w:r>
      </w:ins>
      <w:ins w:id="195" w:author="MPIDR_D\vanraalte" w:date="2018-02-05T15:20:00Z">
        <w:r>
          <w:rPr>
            <w:b/>
          </w:rPr>
          <w:t xml:space="preserve"> was larger and </w:t>
        </w:r>
      </w:ins>
      <w:ins w:id="196" w:author="MPIDR_D\vanraalte" w:date="2018-02-05T15:19:00Z">
        <w:r w:rsidRPr="00B20B9D">
          <w:rPr>
            <w:b/>
          </w:rPr>
          <w:t xml:space="preserve">more </w:t>
        </w:r>
      </w:ins>
      <w:ins w:id="197" w:author="MPIDR_D\vanraalte" w:date="2018-02-05T15:20:00Z">
        <w:r>
          <w:rPr>
            <w:b/>
          </w:rPr>
          <w:t>abrupt</w:t>
        </w:r>
      </w:ins>
      <w:ins w:id="198" w:author="MPIDR_D\vanraalte" w:date="2018-02-05T15:19:00Z">
        <w:r w:rsidRPr="00B20B9D">
          <w:rPr>
            <w:b/>
          </w:rPr>
          <w:t xml:space="preserve"> among men</w:t>
        </w:r>
      </w:ins>
      <w:ins w:id="199" w:author="MPIDR_D\vanraalte" w:date="2018-02-05T15:20:00Z">
        <w:r>
          <w:rPr>
            <w:b/>
          </w:rPr>
          <w:t>”</w:t>
        </w:r>
      </w:ins>
    </w:p>
    <w:p w14:paraId="0225029B" w14:textId="77777777" w:rsidR="00FF304E" w:rsidRDefault="00FF304E" w:rsidP="0053754D">
      <w:pPr>
        <w:jc w:val="both"/>
        <w:rPr>
          <w:ins w:id="200" w:author="MPIDR_D\vanraalte" w:date="2018-02-02T14:58:00Z"/>
          <w:b/>
        </w:rPr>
      </w:pPr>
      <w:ins w:id="201" w:author="MPIDR_D\vanraalte" w:date="2018-02-02T14:58:00Z">
        <w:r>
          <w:rPr>
            <w:b/>
          </w:rPr>
          <w:t>-</w:t>
        </w:r>
      </w:ins>
    </w:p>
    <w:p w14:paraId="4512359C" w14:textId="0EA49C42" w:rsidR="00847CAD" w:rsidRDefault="00BF63FA" w:rsidP="0053754D">
      <w:pPr>
        <w:jc w:val="both"/>
        <w:rPr>
          <w:b/>
        </w:rPr>
      </w:pPr>
      <w:ins w:id="202" w:author="MPIDR_D\vanraalte" w:date="2018-02-09T17:07:00Z">
        <w:r>
          <w:rPr>
            <w:b/>
          </w:rPr>
          <w:t>…</w:t>
        </w:r>
      </w:ins>
      <w:r w:rsidR="00847CAD">
        <w:rPr>
          <w:b/>
        </w:rPr>
        <w:br w:type="page"/>
      </w:r>
    </w:p>
    <w:p w14:paraId="7BE8FA10" w14:textId="20004FC2" w:rsidR="007E573E" w:rsidRDefault="007E573E" w:rsidP="007E573E">
      <w:pPr>
        <w:jc w:val="both"/>
        <w:rPr>
          <w:b/>
        </w:rPr>
      </w:pPr>
      <w:r w:rsidRPr="00111E2D">
        <w:rPr>
          <w:b/>
        </w:rPr>
        <w:lastRenderedPageBreak/>
        <w:t>R</w:t>
      </w:r>
      <w:r>
        <w:rPr>
          <w:b/>
        </w:rPr>
        <w:t>eviewer 3</w:t>
      </w:r>
    </w:p>
    <w:p w14:paraId="5822CF3B" w14:textId="77777777" w:rsidR="007E573E" w:rsidRDefault="007E573E" w:rsidP="0053754D">
      <w:pPr>
        <w:autoSpaceDE w:val="0"/>
        <w:autoSpaceDN w:val="0"/>
        <w:adjustRightInd w:val="0"/>
        <w:jc w:val="both"/>
        <w:rPr>
          <w:b/>
        </w:rPr>
      </w:pPr>
    </w:p>
    <w:p w14:paraId="6E4A2EB7" w14:textId="00C31C56" w:rsidR="00847CAD" w:rsidRPr="00847CAD" w:rsidRDefault="00847CAD" w:rsidP="0053754D">
      <w:pPr>
        <w:autoSpaceDE w:val="0"/>
        <w:autoSpaceDN w:val="0"/>
        <w:adjustRightInd w:val="0"/>
        <w:jc w:val="both"/>
        <w:rPr>
          <w:b/>
        </w:rPr>
      </w:pPr>
      <w:r w:rsidRPr="00847CAD">
        <w:rPr>
          <w:b/>
        </w:rPr>
        <w:t>This is an important paper focusing on lifespan variation in the Central and Eastern European countries with their abnormal changes in life expectancy in the second half of the 20th – beginning of the 21st centuries. It explores the age- and cause-specific changes in lifespan disparity at different periods of life expectancy change.</w:t>
      </w:r>
    </w:p>
    <w:p w14:paraId="40221A53" w14:textId="77777777" w:rsidR="00847CAD" w:rsidRPr="00847CAD" w:rsidRDefault="00847CAD" w:rsidP="0053754D">
      <w:pPr>
        <w:autoSpaceDE w:val="0"/>
        <w:autoSpaceDN w:val="0"/>
        <w:adjustRightInd w:val="0"/>
        <w:jc w:val="both"/>
        <w:rPr>
          <w:b/>
        </w:rPr>
      </w:pPr>
    </w:p>
    <w:p w14:paraId="3F1D27BF" w14:textId="77777777" w:rsidR="00847CAD" w:rsidRPr="00847CAD" w:rsidRDefault="00847CAD" w:rsidP="0053754D">
      <w:pPr>
        <w:autoSpaceDE w:val="0"/>
        <w:autoSpaceDN w:val="0"/>
        <w:adjustRightInd w:val="0"/>
        <w:jc w:val="both"/>
        <w:rPr>
          <w:b/>
        </w:rPr>
      </w:pPr>
      <w:r w:rsidRPr="00847CAD">
        <w:rPr>
          <w:b/>
        </w:rPr>
        <w:t xml:space="preserve">Hope that my further comments would be useful in improving the manuscript. </w:t>
      </w:r>
    </w:p>
    <w:p w14:paraId="2F57B1E4" w14:textId="77777777" w:rsidR="00847CAD" w:rsidRPr="00847CAD" w:rsidRDefault="00847CAD" w:rsidP="0053754D">
      <w:pPr>
        <w:autoSpaceDE w:val="0"/>
        <w:autoSpaceDN w:val="0"/>
        <w:adjustRightInd w:val="0"/>
        <w:jc w:val="both"/>
        <w:rPr>
          <w:b/>
        </w:rPr>
      </w:pPr>
    </w:p>
    <w:p w14:paraId="6012B5A7" w14:textId="2FA3F742" w:rsidR="00847CAD" w:rsidRPr="00847CAD" w:rsidRDefault="00847CAD" w:rsidP="0053754D">
      <w:pPr>
        <w:autoSpaceDE w:val="0"/>
        <w:autoSpaceDN w:val="0"/>
        <w:adjustRightInd w:val="0"/>
        <w:jc w:val="both"/>
        <w:rPr>
          <w:b/>
        </w:rPr>
      </w:pPr>
      <w:r w:rsidRPr="00847CAD">
        <w:rPr>
          <w:b/>
        </w:rPr>
        <w:t>The introduction part is a little bit messy. The description of well-known trends in life</w:t>
      </w:r>
      <w:r>
        <w:rPr>
          <w:b/>
        </w:rPr>
        <w:t xml:space="preserve"> </w:t>
      </w:r>
      <w:r w:rsidRPr="00847CAD">
        <w:rPr>
          <w:b/>
        </w:rPr>
        <w:t>expectancy in CEE is not structured enough. I would recommend r</w:t>
      </w:r>
      <w:r>
        <w:rPr>
          <w:b/>
        </w:rPr>
        <w:t xml:space="preserve">eferring to three groups </w:t>
      </w:r>
      <w:r w:rsidRPr="00847CAD">
        <w:rPr>
          <w:b/>
        </w:rPr>
        <w:t xml:space="preserve">of countries within CEE – Central Europe, Baltic States </w:t>
      </w:r>
      <w:r>
        <w:rPr>
          <w:b/>
        </w:rPr>
        <w:t xml:space="preserve">and Former USSR (something like this). </w:t>
      </w:r>
      <w:r w:rsidRPr="00847CAD">
        <w:rPr>
          <w:b/>
        </w:rPr>
        <w:t>Besides that, it seems strange to paste the key findings at the end of introductory part.</w:t>
      </w:r>
    </w:p>
    <w:p w14:paraId="46AD0123" w14:textId="77777777" w:rsidR="00847CAD" w:rsidRPr="00847CAD" w:rsidRDefault="00847CAD" w:rsidP="0053754D">
      <w:pPr>
        <w:autoSpaceDE w:val="0"/>
        <w:autoSpaceDN w:val="0"/>
        <w:adjustRightInd w:val="0"/>
        <w:jc w:val="both"/>
        <w:rPr>
          <w:b/>
        </w:rPr>
      </w:pPr>
    </w:p>
    <w:p w14:paraId="36DD029B" w14:textId="4BC2FDD2" w:rsidR="00847CAD" w:rsidRPr="00847CAD" w:rsidRDefault="00847CAD" w:rsidP="0053754D">
      <w:pPr>
        <w:autoSpaceDE w:val="0"/>
        <w:autoSpaceDN w:val="0"/>
        <w:adjustRightInd w:val="0"/>
        <w:jc w:val="both"/>
        <w:rPr>
          <w:b/>
        </w:rPr>
      </w:pPr>
      <w:r w:rsidRPr="00847CAD">
        <w:rPr>
          <w:b/>
        </w:rPr>
        <w:t>In the methodology part, the authors do explain the</w:t>
      </w:r>
      <w:r>
        <w:rPr>
          <w:b/>
        </w:rPr>
        <w:t xml:space="preserve"> choice of e-dagger measure and provide </w:t>
      </w:r>
      <w:r w:rsidRPr="00847CAD">
        <w:rPr>
          <w:b/>
        </w:rPr>
        <w:t>the sensitivity analysis of other measures of lifespa</w:t>
      </w:r>
      <w:r>
        <w:rPr>
          <w:b/>
        </w:rPr>
        <w:t xml:space="preserve">n inequality. However, it seems that for the </w:t>
      </w:r>
      <w:r w:rsidRPr="00847CAD">
        <w:rPr>
          <w:b/>
        </w:rPr>
        <w:t>reader it would be more useful to have the discre</w:t>
      </w:r>
      <w:r>
        <w:rPr>
          <w:b/>
        </w:rPr>
        <w:t xml:space="preserve">te formulae of e-dagger and its age-and </w:t>
      </w:r>
      <w:r w:rsidRPr="00847CAD">
        <w:rPr>
          <w:b/>
        </w:rPr>
        <w:t>cause-specific decomposition used in this paper.</w:t>
      </w:r>
    </w:p>
    <w:p w14:paraId="63BAA5DB" w14:textId="77777777" w:rsidR="00847CAD" w:rsidRPr="00847CAD" w:rsidRDefault="00847CAD" w:rsidP="0053754D">
      <w:pPr>
        <w:autoSpaceDE w:val="0"/>
        <w:autoSpaceDN w:val="0"/>
        <w:adjustRightInd w:val="0"/>
        <w:jc w:val="both"/>
        <w:rPr>
          <w:b/>
        </w:rPr>
      </w:pPr>
    </w:p>
    <w:p w14:paraId="783C5E48" w14:textId="23ACA574" w:rsidR="00847CAD" w:rsidRPr="00847CAD" w:rsidRDefault="00847CAD" w:rsidP="0053754D">
      <w:pPr>
        <w:autoSpaceDE w:val="0"/>
        <w:autoSpaceDN w:val="0"/>
        <w:adjustRightInd w:val="0"/>
        <w:jc w:val="both"/>
        <w:rPr>
          <w:b/>
        </w:rPr>
      </w:pPr>
      <w:r w:rsidRPr="00847CAD">
        <w:rPr>
          <w:b/>
        </w:rPr>
        <w:t>I guess that the choice of the periods for analysis (stagnati</w:t>
      </w:r>
      <w:r>
        <w:rPr>
          <w:b/>
        </w:rPr>
        <w:t xml:space="preserve">on, improvement, deterioration, </w:t>
      </w:r>
      <w:r w:rsidRPr="00847CAD">
        <w:rPr>
          <w:b/>
        </w:rPr>
        <w:t>divergence and convergence) should be discussed more an</w:t>
      </w:r>
      <w:r>
        <w:rPr>
          <w:b/>
        </w:rPr>
        <w:t xml:space="preserve">d in the methodology section. I am </w:t>
      </w:r>
      <w:r w:rsidRPr="00847CAD">
        <w:rPr>
          <w:b/>
        </w:rPr>
        <w:t>not sure that the last period of convergence started in 2000. A little bit later?</w:t>
      </w:r>
    </w:p>
    <w:p w14:paraId="338DBEA2" w14:textId="77777777" w:rsidR="00847CAD" w:rsidRPr="00847CAD" w:rsidRDefault="00847CAD" w:rsidP="0053754D">
      <w:pPr>
        <w:autoSpaceDE w:val="0"/>
        <w:autoSpaceDN w:val="0"/>
        <w:adjustRightInd w:val="0"/>
        <w:jc w:val="both"/>
        <w:rPr>
          <w:b/>
        </w:rPr>
      </w:pPr>
    </w:p>
    <w:p w14:paraId="512A8A27" w14:textId="2C3A68EF" w:rsidR="00847CAD" w:rsidRPr="00847CAD" w:rsidRDefault="00847CAD" w:rsidP="0053754D">
      <w:pPr>
        <w:autoSpaceDE w:val="0"/>
        <w:autoSpaceDN w:val="0"/>
        <w:adjustRightInd w:val="0"/>
        <w:jc w:val="both"/>
        <w:rPr>
          <w:b/>
        </w:rPr>
      </w:pPr>
      <w:r w:rsidRPr="00847CAD">
        <w:rPr>
          <w:b/>
        </w:rPr>
        <w:t xml:space="preserve">Data from HMD for 12 countries and </w:t>
      </w:r>
      <w:proofErr w:type="spellStart"/>
      <w:r w:rsidRPr="00847CAD">
        <w:rPr>
          <w:b/>
        </w:rPr>
        <w:t>HCoD</w:t>
      </w:r>
      <w:proofErr w:type="spellEnd"/>
      <w:r w:rsidRPr="00847CAD">
        <w:rPr>
          <w:b/>
        </w:rPr>
        <w:t xml:space="preserve"> for 8 countries ar</w:t>
      </w:r>
      <w:r>
        <w:rPr>
          <w:b/>
        </w:rPr>
        <w:t xml:space="preserve">e used. Is it impossible to get the </w:t>
      </w:r>
      <w:r w:rsidRPr="00847CAD">
        <w:rPr>
          <w:b/>
        </w:rPr>
        <w:t>rest cause-specific data from the WHO mortality datab</w:t>
      </w:r>
      <w:r>
        <w:rPr>
          <w:b/>
        </w:rPr>
        <w:t xml:space="preserve">ases? I realize that it is much more </w:t>
      </w:r>
      <w:r w:rsidRPr="00847CAD">
        <w:rPr>
          <w:b/>
        </w:rPr>
        <w:t>convenient and reliable to get the data from the “scie</w:t>
      </w:r>
      <w:r>
        <w:rPr>
          <w:b/>
        </w:rPr>
        <w:t xml:space="preserve">ntific” databases where all the data are </w:t>
      </w:r>
      <w:r w:rsidRPr="00847CAD">
        <w:rPr>
          <w:b/>
        </w:rPr>
        <w:t>checked for their consistency. But I believe that th</w:t>
      </w:r>
      <w:r>
        <w:rPr>
          <w:b/>
        </w:rPr>
        <w:t xml:space="preserve">e authors could obtain the data from the </w:t>
      </w:r>
      <w:r w:rsidRPr="00847CAD">
        <w:rPr>
          <w:b/>
        </w:rPr>
        <w:t>WHO mortality databases as well or at least to disc</w:t>
      </w:r>
      <w:r>
        <w:rPr>
          <w:b/>
        </w:rPr>
        <w:t xml:space="preserve">uss why it is impossible to use those data for </w:t>
      </w:r>
      <w:r w:rsidRPr="00847CAD">
        <w:rPr>
          <w:b/>
        </w:rPr>
        <w:t xml:space="preserve">4 countries that are not covered in </w:t>
      </w:r>
      <w:proofErr w:type="spellStart"/>
      <w:r w:rsidRPr="00847CAD">
        <w:rPr>
          <w:b/>
        </w:rPr>
        <w:t>HCoD</w:t>
      </w:r>
      <w:proofErr w:type="spellEnd"/>
      <w:r w:rsidRPr="00847CAD">
        <w:rPr>
          <w:b/>
        </w:rPr>
        <w:t>.</w:t>
      </w:r>
    </w:p>
    <w:p w14:paraId="6F40FFD6" w14:textId="77777777" w:rsidR="00847CAD" w:rsidRPr="00847CAD" w:rsidRDefault="00847CAD" w:rsidP="0053754D">
      <w:pPr>
        <w:autoSpaceDE w:val="0"/>
        <w:autoSpaceDN w:val="0"/>
        <w:adjustRightInd w:val="0"/>
        <w:jc w:val="both"/>
        <w:rPr>
          <w:b/>
        </w:rPr>
      </w:pPr>
    </w:p>
    <w:p w14:paraId="6D086452" w14:textId="69E21098" w:rsidR="00847CAD" w:rsidRPr="00847CAD" w:rsidRDefault="00847CAD" w:rsidP="0053754D">
      <w:pPr>
        <w:autoSpaceDE w:val="0"/>
        <w:autoSpaceDN w:val="0"/>
        <w:adjustRightInd w:val="0"/>
        <w:jc w:val="both"/>
        <w:rPr>
          <w:b/>
        </w:rPr>
      </w:pPr>
      <w:r w:rsidRPr="00847CAD">
        <w:rPr>
          <w:b/>
        </w:rPr>
        <w:t>The choice of the groups of causes of deaths is fully relied on</w:t>
      </w:r>
      <w:r>
        <w:rPr>
          <w:b/>
        </w:rPr>
        <w:t xml:space="preserve"> the papers by </w:t>
      </w:r>
      <w:proofErr w:type="spellStart"/>
      <w:r>
        <w:rPr>
          <w:b/>
        </w:rPr>
        <w:t>Rehm</w:t>
      </w:r>
      <w:proofErr w:type="spellEnd"/>
      <w:r>
        <w:rPr>
          <w:b/>
        </w:rPr>
        <w:t xml:space="preserve"> et al. that is </w:t>
      </w:r>
      <w:r w:rsidRPr="00847CAD">
        <w:rPr>
          <w:b/>
        </w:rPr>
        <w:t>not convincing enough especially when second and third</w:t>
      </w:r>
      <w:r>
        <w:rPr>
          <w:b/>
        </w:rPr>
        <w:t xml:space="preserve"> categories are identified. For </w:t>
      </w:r>
      <w:r w:rsidRPr="00847CAD">
        <w:rPr>
          <w:b/>
        </w:rPr>
        <w:t>examples, epidemiological studies by David Leon et al. a</w:t>
      </w:r>
      <w:r>
        <w:rPr>
          <w:b/>
        </w:rPr>
        <w:t xml:space="preserve">nd by David </w:t>
      </w:r>
      <w:proofErr w:type="spellStart"/>
      <w:r>
        <w:rPr>
          <w:b/>
        </w:rPr>
        <w:t>Zaridze</w:t>
      </w:r>
      <w:proofErr w:type="spellEnd"/>
      <w:r>
        <w:rPr>
          <w:b/>
        </w:rPr>
        <w:t xml:space="preserve"> et al. show relative </w:t>
      </w:r>
      <w:r w:rsidRPr="00847CAD">
        <w:rPr>
          <w:b/>
        </w:rPr>
        <w:t>risks associating alcohol consumption with cause-</w:t>
      </w:r>
      <w:r>
        <w:rPr>
          <w:b/>
        </w:rPr>
        <w:t xml:space="preserve">specific mortality in Russia. I believe that </w:t>
      </w:r>
      <w:r w:rsidRPr="00847CAD">
        <w:rPr>
          <w:b/>
        </w:rPr>
        <w:t xml:space="preserve">similar studies were also held in other CEE </w:t>
      </w:r>
      <w:r>
        <w:rPr>
          <w:b/>
        </w:rPr>
        <w:t xml:space="preserve">countries. The results of these studies could </w:t>
      </w:r>
      <w:r w:rsidRPr="00847CAD">
        <w:rPr>
          <w:b/>
        </w:rPr>
        <w:t>strengthen the cause of deaths classification used in this paper.</w:t>
      </w:r>
    </w:p>
    <w:p w14:paraId="6FE5E669" w14:textId="77777777" w:rsidR="00847CAD" w:rsidRPr="00847CAD" w:rsidRDefault="00847CAD" w:rsidP="0053754D">
      <w:pPr>
        <w:autoSpaceDE w:val="0"/>
        <w:autoSpaceDN w:val="0"/>
        <w:adjustRightInd w:val="0"/>
        <w:jc w:val="both"/>
        <w:rPr>
          <w:b/>
        </w:rPr>
      </w:pPr>
    </w:p>
    <w:p w14:paraId="1D49CEF5" w14:textId="1CE837D6" w:rsidR="00847CAD" w:rsidRPr="00847CAD" w:rsidRDefault="00847CAD" w:rsidP="0053754D">
      <w:pPr>
        <w:autoSpaceDE w:val="0"/>
        <w:autoSpaceDN w:val="0"/>
        <w:adjustRightInd w:val="0"/>
        <w:jc w:val="both"/>
        <w:rPr>
          <w:b/>
        </w:rPr>
      </w:pPr>
      <w:r w:rsidRPr="00847CAD">
        <w:rPr>
          <w:b/>
        </w:rPr>
        <w:t xml:space="preserve">The authors state that they aim to identify the effect </w:t>
      </w:r>
      <w:r>
        <w:rPr>
          <w:b/>
        </w:rPr>
        <w:t xml:space="preserve">of mortality related to alcohol </w:t>
      </w:r>
      <w:r w:rsidRPr="00847CAD">
        <w:rPr>
          <w:b/>
        </w:rPr>
        <w:t>consumption on lifespan variation from 1994 to 2010.</w:t>
      </w:r>
      <w:r>
        <w:rPr>
          <w:b/>
        </w:rPr>
        <w:t xml:space="preserve"> Why this particular period was </w:t>
      </w:r>
      <w:r w:rsidRPr="00847CAD">
        <w:rPr>
          <w:b/>
        </w:rPr>
        <w:t>chosen?</w:t>
      </w:r>
    </w:p>
    <w:p w14:paraId="247ACE3C" w14:textId="77777777" w:rsidR="00847CAD" w:rsidRPr="00847CAD" w:rsidRDefault="00847CAD" w:rsidP="0053754D">
      <w:pPr>
        <w:autoSpaceDE w:val="0"/>
        <w:autoSpaceDN w:val="0"/>
        <w:adjustRightInd w:val="0"/>
        <w:jc w:val="both"/>
        <w:rPr>
          <w:b/>
        </w:rPr>
      </w:pPr>
    </w:p>
    <w:p w14:paraId="33954CC5" w14:textId="77777777" w:rsidR="00847CAD" w:rsidRPr="00847CAD" w:rsidRDefault="00847CAD" w:rsidP="0053754D">
      <w:pPr>
        <w:autoSpaceDE w:val="0"/>
        <w:autoSpaceDN w:val="0"/>
        <w:adjustRightInd w:val="0"/>
        <w:jc w:val="both"/>
        <w:rPr>
          <w:b/>
        </w:rPr>
      </w:pPr>
      <w:r w:rsidRPr="00847CAD">
        <w:rPr>
          <w:b/>
        </w:rPr>
        <w:t>Minor comments:</w:t>
      </w:r>
    </w:p>
    <w:p w14:paraId="724F185B" w14:textId="77777777" w:rsidR="00847CAD" w:rsidRPr="00847CAD" w:rsidRDefault="00847CAD" w:rsidP="0053754D">
      <w:pPr>
        <w:pStyle w:val="ListParagraph"/>
        <w:numPr>
          <w:ilvl w:val="0"/>
          <w:numId w:val="4"/>
        </w:numPr>
        <w:autoSpaceDE w:val="0"/>
        <w:autoSpaceDN w:val="0"/>
        <w:adjustRightInd w:val="0"/>
        <w:jc w:val="both"/>
        <w:rPr>
          <w:rFonts w:ascii="Times New Roman" w:hAnsi="Times New Roman"/>
          <w:b/>
          <w:sz w:val="24"/>
          <w:lang w:val="en-US"/>
        </w:rPr>
      </w:pPr>
      <w:r w:rsidRPr="00847CAD">
        <w:rPr>
          <w:rFonts w:ascii="Times New Roman" w:hAnsi="Times New Roman"/>
          <w:b/>
          <w:sz w:val="24"/>
          <w:lang w:val="en-US"/>
        </w:rPr>
        <w:t xml:space="preserve">Mortality increase in CEE countries started not in 1960 but since the mid-1960s </w:t>
      </w:r>
    </w:p>
    <w:p w14:paraId="6722C14F" w14:textId="77777777" w:rsidR="00847CAD" w:rsidRPr="00847CAD" w:rsidRDefault="00847CAD" w:rsidP="0053754D">
      <w:pPr>
        <w:pStyle w:val="ListParagraph"/>
        <w:numPr>
          <w:ilvl w:val="0"/>
          <w:numId w:val="4"/>
        </w:numPr>
        <w:autoSpaceDE w:val="0"/>
        <w:autoSpaceDN w:val="0"/>
        <w:adjustRightInd w:val="0"/>
        <w:jc w:val="both"/>
        <w:rPr>
          <w:rFonts w:ascii="Times New Roman" w:hAnsi="Times New Roman"/>
          <w:b/>
          <w:sz w:val="24"/>
          <w:lang w:val="en-US"/>
        </w:rPr>
      </w:pPr>
      <w:r w:rsidRPr="00847CAD">
        <w:rPr>
          <w:rFonts w:ascii="Times New Roman" w:hAnsi="Times New Roman"/>
          <w:b/>
          <w:sz w:val="24"/>
          <w:lang w:val="en-US"/>
        </w:rPr>
        <w:t xml:space="preserve">“larger mortality inequalities in this region compared with western countries in Europe”. I am not sure about that. Timonin et al showed that the disparities between western European countries are larger than the disparities between CEE. </w:t>
      </w:r>
    </w:p>
    <w:p w14:paraId="157319C4" w14:textId="3D060C90" w:rsidR="00847CAD" w:rsidRPr="00847CAD" w:rsidRDefault="00847CAD" w:rsidP="0053754D">
      <w:pPr>
        <w:pStyle w:val="ListParagraph"/>
        <w:numPr>
          <w:ilvl w:val="0"/>
          <w:numId w:val="4"/>
        </w:numPr>
        <w:autoSpaceDE w:val="0"/>
        <w:autoSpaceDN w:val="0"/>
        <w:adjustRightInd w:val="0"/>
        <w:jc w:val="both"/>
        <w:rPr>
          <w:rFonts w:ascii="Times New Roman" w:hAnsi="Times New Roman"/>
          <w:b/>
          <w:sz w:val="24"/>
          <w:lang w:val="en-US"/>
        </w:rPr>
      </w:pPr>
      <w:r w:rsidRPr="00847CAD">
        <w:rPr>
          <w:rFonts w:ascii="Times New Roman" w:hAnsi="Times New Roman"/>
          <w:b/>
          <w:sz w:val="24"/>
          <w:lang w:val="en-US"/>
        </w:rPr>
        <w:lastRenderedPageBreak/>
        <w:t xml:space="preserve"> I have not really understood why such cause of death as “birth conditions” is used in the figure 5.</w:t>
      </w:r>
    </w:p>
    <w:p w14:paraId="0D750486" w14:textId="2530023A" w:rsidR="00E5567B" w:rsidRPr="00E5567B" w:rsidRDefault="00847CAD" w:rsidP="0053754D">
      <w:pPr>
        <w:autoSpaceDE w:val="0"/>
        <w:autoSpaceDN w:val="0"/>
        <w:adjustRightInd w:val="0"/>
        <w:jc w:val="both"/>
        <w:rPr>
          <w:b/>
        </w:rPr>
      </w:pPr>
      <w:r w:rsidRPr="00847CAD">
        <w:rPr>
          <w:b/>
        </w:rPr>
        <w:t xml:space="preserve"> Finally, are there any ideas why life disparity has been stagnating in Russia since 2010?</w:t>
      </w:r>
    </w:p>
    <w:p w14:paraId="34927626" w14:textId="518E8133" w:rsidR="002010C1" w:rsidRPr="002010C1" w:rsidRDefault="00E5567B" w:rsidP="0053754D">
      <w:pPr>
        <w:jc w:val="both"/>
        <w:rPr>
          <w:b/>
        </w:rPr>
      </w:pPr>
      <w:r w:rsidRPr="00E5567B">
        <w:rPr>
          <w:b/>
        </w:rPr>
        <w:cr/>
      </w:r>
    </w:p>
    <w:p w14:paraId="7327546E" w14:textId="7A737277" w:rsidR="002010C1" w:rsidRDefault="002010C1" w:rsidP="0053754D">
      <w:pPr>
        <w:jc w:val="both"/>
        <w:rPr>
          <w:b/>
        </w:rPr>
      </w:pPr>
      <w:r w:rsidRPr="002010C1">
        <w:rPr>
          <w:b/>
        </w:rPr>
        <w:cr/>
      </w:r>
    </w:p>
    <w:p w14:paraId="6B7FAA39" w14:textId="77777777" w:rsidR="002010C1" w:rsidRDefault="002010C1" w:rsidP="0053754D">
      <w:pPr>
        <w:jc w:val="both"/>
      </w:pPr>
    </w:p>
    <w:sectPr w:rsidR="002010C1" w:rsidSect="00BD3FF6">
      <w:footerReference w:type="default" r:id="rId2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MPIDR_D\vanraalte" w:date="2018-02-09T17:07:00Z" w:initials="AvR">
    <w:p w14:paraId="16670AE9" w14:textId="06710437" w:rsidR="00E271C4" w:rsidRDefault="00E271C4">
      <w:pPr>
        <w:pStyle w:val="CommentText"/>
      </w:pPr>
      <w:r>
        <w:rPr>
          <w:rStyle w:val="CommentReference"/>
        </w:rPr>
        <w:annotationRef/>
      </w:r>
      <w:r>
        <w:t xml:space="preserve">e-dagger? </w:t>
      </w:r>
    </w:p>
  </w:comment>
  <w:comment w:id="2" w:author="José Manuel Aburto" w:date="2018-02-12T14:26:00Z" w:initials="JMA">
    <w:p w14:paraId="620D4074" w14:textId="3B98550F" w:rsidR="00E271C4" w:rsidRDefault="00E271C4">
      <w:pPr>
        <w:pStyle w:val="CommentText"/>
      </w:pPr>
      <w:r>
        <w:rPr>
          <w:rStyle w:val="CommentReference"/>
        </w:rPr>
        <w:annotationRef/>
      </w:r>
      <w:r>
        <w:t>What I did was to get the coefficient of variation of male life expectancies at birth between all countries each year. This way I get a summary measure of variation between countries and only one time series. The break points refer to this series.</w:t>
      </w:r>
    </w:p>
  </w:comment>
  <w:comment w:id="3" w:author="MPIDR_D\vanraalte" w:date="2018-02-09T17:07:00Z" w:initials="AvR">
    <w:p w14:paraId="27DFB065" w14:textId="23CD1AFD" w:rsidR="00E271C4" w:rsidRDefault="00E271C4">
      <w:pPr>
        <w:pStyle w:val="CommentText"/>
      </w:pPr>
      <w:r>
        <w:rPr>
          <w:rStyle w:val="CommentReference"/>
        </w:rPr>
        <w:annotationRef/>
      </w:r>
      <w:r>
        <w:t xml:space="preserve">Would it make sense to move a bit of this material into the footnote? </w:t>
      </w:r>
    </w:p>
  </w:comment>
  <w:comment w:id="4" w:author="José Manuel Aburto" w:date="2018-02-12T14:29:00Z" w:initials="JMA">
    <w:p w14:paraId="0CAF98A8" w14:textId="7228BF8C" w:rsidR="00E271C4" w:rsidRDefault="00E271C4">
      <w:pPr>
        <w:pStyle w:val="CommentText"/>
      </w:pPr>
      <w:r>
        <w:rPr>
          <w:rStyle w:val="CommentReference"/>
        </w:rPr>
        <w:annotationRef/>
      </w:r>
      <w:r>
        <w:t>I move part of this to the methods section. It was suggested by R3.</w:t>
      </w:r>
    </w:p>
  </w:comment>
  <w:comment w:id="5" w:author="MPIDR_D\vanraalte" w:date="2018-02-09T17:07:00Z" w:initials="AvR">
    <w:p w14:paraId="5845203D" w14:textId="01ACC164" w:rsidR="00E271C4" w:rsidRDefault="00E271C4" w:rsidP="00F55F4F">
      <w:pPr>
        <w:pStyle w:val="CommentText"/>
      </w:pPr>
      <w:r>
        <w:rPr>
          <w:rStyle w:val="CommentReference"/>
        </w:rPr>
        <w:annotationRef/>
      </w:r>
      <w:r>
        <w:t xml:space="preserve">I think the Shiny app is a fantastic idea. Can you also include the association figure? I would also copy the association figure directly in this reply, </w:t>
      </w:r>
    </w:p>
    <w:p w14:paraId="6EF29980" w14:textId="02CB4599" w:rsidR="00E271C4" w:rsidRPr="003D141E" w:rsidRDefault="00E271C4" w:rsidP="00497205">
      <w:pPr>
        <w:pStyle w:val="CommentText"/>
      </w:pPr>
      <w:r>
        <w:t xml:space="preserve">so that the busy reviewer doesn’t have to play around with the app him/herself. </w:t>
      </w:r>
    </w:p>
    <w:p w14:paraId="6BF7BF6E" w14:textId="77777777" w:rsidR="00E271C4" w:rsidRDefault="00E271C4" w:rsidP="00497205">
      <w:pPr>
        <w:pStyle w:val="CommentText"/>
      </w:pPr>
    </w:p>
  </w:comment>
  <w:comment w:id="6" w:author="José Manuel Aburto" w:date="2018-02-12T17:32:00Z" w:initials="JMA">
    <w:p w14:paraId="37D29ECF" w14:textId="1FA2195E" w:rsidR="006C6B99" w:rsidRDefault="006C6B99">
      <w:pPr>
        <w:pStyle w:val="CommentText"/>
      </w:pPr>
      <w:r>
        <w:rPr>
          <w:rStyle w:val="CommentReference"/>
        </w:rPr>
        <w:annotationRef/>
      </w:r>
      <w:r>
        <w:t>Done</w:t>
      </w:r>
    </w:p>
  </w:comment>
  <w:comment w:id="7" w:author="MPIDR_D\vanraalte" w:date="2018-02-09T17:07:00Z" w:initials="AvR">
    <w:p w14:paraId="007D4541" w14:textId="58B317ED" w:rsidR="00E271C4" w:rsidRDefault="00E271C4">
      <w:pPr>
        <w:pStyle w:val="CommentText"/>
      </w:pPr>
      <w:r>
        <w:rPr>
          <w:rStyle w:val="CommentReference"/>
        </w:rPr>
        <w:annotationRef/>
      </w:r>
      <w:r>
        <w:t>Why only for the reviewers? Can we not include it in an online appendix? Some reviewers might have similar concerns.</w:t>
      </w:r>
    </w:p>
  </w:comment>
  <w:comment w:id="8" w:author="José Manuel Aburto" w:date="2018-02-12T15:58:00Z" w:initials="JMA">
    <w:p w14:paraId="006C4FAF" w14:textId="3BFECFBE" w:rsidR="00CD04E9" w:rsidRDefault="00CD04E9">
      <w:pPr>
        <w:pStyle w:val="CommentText"/>
      </w:pPr>
      <w:r>
        <w:rPr>
          <w:rStyle w:val="CommentReference"/>
        </w:rPr>
        <w:annotationRef/>
      </w:r>
      <w:r>
        <w:t xml:space="preserve">I agree. The issue is that I can only have 5 apps running for free. And I often use them to do this kind of sensitivity analysis. That is why my idea was for it to be temporary. Maybe the IT guys </w:t>
      </w:r>
      <w:r>
        <w:t xml:space="preserve">in  </w:t>
      </w:r>
      <w:r w:rsidR="000250FC">
        <w:t>MPIDR could have a website for this?</w:t>
      </w:r>
    </w:p>
  </w:comment>
  <w:comment w:id="9" w:author="MPIDR_D\vanraalte" w:date="2018-02-09T17:07:00Z" w:initials="AvR">
    <w:p w14:paraId="1053300D" w14:textId="7207B525" w:rsidR="00E271C4" w:rsidRDefault="00E271C4">
      <w:pPr>
        <w:pStyle w:val="CommentText"/>
      </w:pPr>
      <w:r>
        <w:rPr>
          <w:rStyle w:val="CommentReference"/>
        </w:rPr>
        <w:annotationRef/>
      </w:r>
      <w:r>
        <w:t xml:space="preserve">I think you’ve answered this well, but in the </w:t>
      </w:r>
      <w:r>
        <w:t>MS you only make reference to Poland and GDR, though the different definitions would have applied to probably all populations and should be made clear. In the MS, we should also discuss more thoroughly how this biases our results. In my view, it would bias our results to the extent that lifespan variation would have been larger pre-1989, and declines in lifespan variation would have been more dramatic than observed.  More subtly, while the levels would have differed, the trends pre-1990 would have been the same, so our conclusion that during the period of stagnation, LE and LD moved independently would probably still hold, depending on how much IM is off. Post-1990 there were also differences in the speed of adoption of the WHO rules which could also have led to some biases. We should investigate this a bit too.</w:t>
      </w:r>
    </w:p>
    <w:p w14:paraId="7BD1B799" w14:textId="77777777" w:rsidR="00E271C4" w:rsidRDefault="00E271C4">
      <w:pPr>
        <w:pStyle w:val="CommentText"/>
      </w:pPr>
    </w:p>
    <w:p w14:paraId="124159AE" w14:textId="2CBD533D" w:rsidR="00E271C4" w:rsidRDefault="00E271C4">
      <w:pPr>
        <w:pStyle w:val="CommentText"/>
      </w:pPr>
      <w:r>
        <w:t xml:space="preserve">A second idea could be to run a robustness check by doubling the IMRs, which would be a very conservative assumption according to </w:t>
      </w:r>
      <w:proofErr w:type="spellStart"/>
      <w:r>
        <w:t>Kingkade</w:t>
      </w:r>
      <w:proofErr w:type="spellEnd"/>
      <w:r>
        <w:t xml:space="preserve"> and Sawyer, </w:t>
      </w:r>
    </w:p>
    <w:p w14:paraId="762F1C4E" w14:textId="0856FAC0" w:rsidR="00E271C4" w:rsidRDefault="00E271C4">
      <w:pPr>
        <w:pStyle w:val="CommentText"/>
      </w:pPr>
      <w:hyperlink r:id="rId1" w:history="1">
        <w:r w:rsidRPr="00793570">
          <w:rPr>
            <w:rStyle w:val="Hyperlink"/>
          </w:rPr>
          <w:t>http://archive.iussp.org/Brazil2001/s40/S44_02_kingkade.pdf</w:t>
        </w:r>
      </w:hyperlink>
    </w:p>
    <w:p w14:paraId="085DD1AD" w14:textId="77777777" w:rsidR="00E271C4" w:rsidRDefault="00E271C4">
      <w:pPr>
        <w:pStyle w:val="CommentText"/>
      </w:pPr>
    </w:p>
    <w:p w14:paraId="1AF87302" w14:textId="4B7860EA" w:rsidR="00E271C4" w:rsidRDefault="00E271C4">
      <w:pPr>
        <w:pStyle w:val="CommentText"/>
      </w:pPr>
      <w:r>
        <w:t>We could refer to this robustness check in the MS, and put the result in an online appendix in addition to the sensitivity analysis you performed at ages 5 and above. Because lifespan variation is so sensitive to IM, this might impact some of our figures, especially the e0/</w:t>
      </w:r>
      <w:proofErr w:type="spellStart"/>
      <w:r>
        <w:t>edag</w:t>
      </w:r>
      <w:proofErr w:type="spellEnd"/>
      <w:r>
        <w:t xml:space="preserve"> figure. But it would be interesting to see how much, or by how much IM would have to be off for our main results to hold.</w:t>
      </w:r>
    </w:p>
    <w:p w14:paraId="642ABE08" w14:textId="77777777" w:rsidR="00E271C4" w:rsidRDefault="00E271C4">
      <w:pPr>
        <w:pStyle w:val="CommentText"/>
      </w:pPr>
    </w:p>
    <w:p w14:paraId="56C92E9E" w14:textId="51AD8970" w:rsidR="00E271C4" w:rsidRDefault="00E271C4">
      <w:pPr>
        <w:pStyle w:val="CommentText"/>
      </w:pPr>
      <w:r>
        <w:t>Given that reviewer 1 gave us the most negative review, I always veer on the side of overwhelming the reviewers with robustness checks and MS changes to show that we took their comments very, very seriously. But let me know if you think it is too much.</w:t>
      </w:r>
    </w:p>
    <w:p w14:paraId="5F71ECA0" w14:textId="77777777" w:rsidR="00E271C4" w:rsidRDefault="00E271C4">
      <w:pPr>
        <w:pStyle w:val="CommentText"/>
      </w:pPr>
    </w:p>
  </w:comment>
  <w:comment w:id="10" w:author="MPIDR_D\vanraalte" w:date="2018-02-09T17:07:00Z" w:initials="AvR">
    <w:p w14:paraId="6C7363C3" w14:textId="69B10AB4" w:rsidR="00E271C4" w:rsidRDefault="00E271C4">
      <w:pPr>
        <w:pStyle w:val="CommentText"/>
      </w:pPr>
      <w:r>
        <w:rPr>
          <w:rStyle w:val="CommentReference"/>
        </w:rPr>
        <w:annotationRef/>
      </w:r>
      <w:r>
        <w:t>Put this in the response to review so that the reviewer doesn’t have to read the changed MS.</w:t>
      </w:r>
    </w:p>
  </w:comment>
  <w:comment w:id="11" w:author="MPIDR_D\vanraalte" w:date="2018-02-09T17:07:00Z" w:initials="AvR">
    <w:p w14:paraId="339433D1" w14:textId="227AD4E2" w:rsidR="00E271C4" w:rsidRDefault="00E271C4">
      <w:pPr>
        <w:pStyle w:val="CommentText"/>
      </w:pPr>
      <w:r>
        <w:rPr>
          <w:rStyle w:val="CommentReference"/>
        </w:rPr>
        <w:annotationRef/>
      </w:r>
      <w:r>
        <w:t xml:space="preserve">Maybe instead of </w:t>
      </w:r>
      <w:r>
        <w:t>males vs females it might be better to do e0 vs e5 for males, so that the reviewers can more directly see the differences that this introduces. It would also be good to look at the first differences in e5/edag5, to see if the proportions in each quadrant change. If so, these differences could be added to the text when the robustness checks are mentioned.</w:t>
      </w:r>
    </w:p>
  </w:comment>
  <w:comment w:id="12" w:author="José Manuel Aburto" w:date="2018-02-12T17:32:00Z" w:initials="JMA">
    <w:p w14:paraId="3B204843" w14:textId="50A2DF23" w:rsidR="006C6B99" w:rsidRDefault="006C6B99">
      <w:pPr>
        <w:pStyle w:val="CommentText"/>
      </w:pPr>
      <w:r>
        <w:rPr>
          <w:rStyle w:val="CommentReference"/>
        </w:rPr>
        <w:annotationRef/>
      </w:r>
      <w:r>
        <w:t>Done</w:t>
      </w:r>
    </w:p>
  </w:comment>
  <w:comment w:id="13" w:author="MPIDR_D\vanraalte" w:date="2018-02-09T17:07:00Z" w:initials="AvR">
    <w:p w14:paraId="5D45A888" w14:textId="1DFDE106" w:rsidR="00E271C4" w:rsidRDefault="00E271C4">
      <w:pPr>
        <w:pStyle w:val="CommentText"/>
      </w:pPr>
      <w:r>
        <w:rPr>
          <w:rStyle w:val="CommentReference"/>
        </w:rPr>
        <w:annotationRef/>
      </w:r>
      <w:r>
        <w:t>I have a hard time understanding why you are including this here. I think the main reason for the comment was that the reviewer wanted the manuscript to make it clearer that the huge mortality fluctuations in FSU weren’t around in Central Europe, and they weren’t around because Central Europe didn’t experience the huge fluctuations in alcohol and instead improved mortality by improving medical care.</w:t>
      </w:r>
    </w:p>
  </w:comment>
  <w:comment w:id="14" w:author="MPIDR_D\vanraalte" w:date="2018-02-09T17:07:00Z" w:initials="AvR">
    <w:p w14:paraId="57B36646" w14:textId="23F4E0CD" w:rsidR="00E271C4" w:rsidRDefault="00E271C4">
      <w:pPr>
        <w:pStyle w:val="CommentText"/>
      </w:pPr>
      <w:r>
        <w:rPr>
          <w:rStyle w:val="CommentReference"/>
        </w:rPr>
        <w:annotationRef/>
      </w:r>
      <w:r>
        <w:t>One final thought here</w:t>
      </w:r>
      <w:r>
        <w:t xml:space="preserve">….Is there much added value in separating IHD, stroke and other circulatory? We know that there are problems of misclassification between these causes. We don’t generally interpret differences between these causes as having any substantive meaning, and we include them all as being ‘amenable’ to alcohol consumption. </w:t>
      </w:r>
    </w:p>
  </w:comment>
  <w:comment w:id="21" w:author="MPIDR_D\vanraalte" w:date="2018-02-09T17:07:00Z" w:initials="AvR">
    <w:p w14:paraId="7862F237" w14:textId="06F4B231" w:rsidR="00E271C4" w:rsidRDefault="00E271C4">
      <w:pPr>
        <w:pStyle w:val="CommentText"/>
      </w:pPr>
      <w:r>
        <w:rPr>
          <w:rStyle w:val="CommentReference"/>
        </w:rPr>
        <w:annotationRef/>
      </w:r>
      <w:r>
        <w:t>If deaths were incorrectly attributed to IHD in the Soviet era, then alcohol attributable mortality would have been over, not underestimated.</w:t>
      </w:r>
    </w:p>
  </w:comment>
  <w:comment w:id="56" w:author="MPIDR_D\vanraalte" w:date="2018-02-09T17:07:00Z" w:initials="AvR">
    <w:p w14:paraId="7464B3B4" w14:textId="42C7710B" w:rsidR="00E271C4" w:rsidRDefault="00E271C4">
      <w:pPr>
        <w:pStyle w:val="CommentText"/>
      </w:pPr>
      <w:r>
        <w:rPr>
          <w:rStyle w:val="CommentReference"/>
        </w:rPr>
        <w:annotationRef/>
      </w:r>
      <w:r>
        <w:t>Which they do, especially in the Baltic countries.</w:t>
      </w:r>
    </w:p>
  </w:comment>
  <w:comment w:id="58" w:author="MPIDR_D\vanraalte" w:date="2018-02-09T17:07:00Z" w:initials="AvR">
    <w:p w14:paraId="548DD62E" w14:textId="422BB206" w:rsidR="00E271C4" w:rsidRDefault="00E271C4">
      <w:pPr>
        <w:pStyle w:val="CommentText"/>
      </w:pPr>
      <w:r>
        <w:rPr>
          <w:rStyle w:val="CommentReference"/>
        </w:rPr>
        <w:annotationRef/>
      </w:r>
      <w:r>
        <w:t xml:space="preserve">I think the reviewer mixed up positive/negative contributions, but is right that the increased mortality at older ages in the first periods might be an artifact caused by known data problems. Read the “about data for Bulgaria” section. Even with the </w:t>
      </w:r>
      <w:proofErr w:type="spellStart"/>
      <w:r>
        <w:t>Kannisto</w:t>
      </w:r>
      <w:proofErr w:type="spellEnd"/>
      <w:r>
        <w:t xml:space="preserve"> smoothing, e80 is higher in Bulgaria than in Sweden during the 1960s.</w:t>
      </w:r>
    </w:p>
    <w:p w14:paraId="23D17F6A" w14:textId="77777777" w:rsidR="00E271C4" w:rsidRDefault="00E271C4">
      <w:pPr>
        <w:pStyle w:val="CommentText"/>
      </w:pPr>
    </w:p>
    <w:p w14:paraId="3711C905" w14:textId="0AE06B71" w:rsidR="00E271C4" w:rsidRDefault="00E271C4">
      <w:pPr>
        <w:pStyle w:val="CommentText"/>
      </w:pPr>
      <w:r>
        <w:t xml:space="preserve">Given that much of the review is focused on data quality issues, I have a feeling this reviewer is an HMD team member, likely from my wing of the MPIDR, who are known to be a bit on the critical side. Or it could be Marketa </w:t>
      </w:r>
      <w:proofErr w:type="spellStart"/>
      <w:r>
        <w:t>Pecholdova</w:t>
      </w:r>
      <w:proofErr w:type="spellEnd"/>
      <w:r>
        <w:t xml:space="preserve">, who we suggested as a reviewer since many comments are focused on central Europe and causes of death. And she is a past </w:t>
      </w:r>
      <w:proofErr w:type="spellStart"/>
      <w:r>
        <w:t>datalab</w:t>
      </w:r>
      <w:proofErr w:type="spellEnd"/>
      <w:r>
        <w:t xml:space="preserve"> member with the same </w:t>
      </w:r>
      <w:proofErr w:type="spellStart"/>
      <w:r>
        <w:t>datalab</w:t>
      </w:r>
      <w:proofErr w:type="spellEnd"/>
      <w:r>
        <w:t xml:space="preserve"> critical about data quality orientation.</w:t>
      </w:r>
    </w:p>
    <w:p w14:paraId="7C8A5FF8" w14:textId="77777777" w:rsidR="00E271C4" w:rsidRDefault="00E271C4">
      <w:pPr>
        <w:pStyle w:val="CommentText"/>
      </w:pPr>
    </w:p>
    <w:p w14:paraId="6390AD25" w14:textId="47B074BC" w:rsidR="00E271C4" w:rsidRDefault="00E271C4">
      <w:pPr>
        <w:pStyle w:val="CommentText"/>
      </w:pPr>
      <w:r>
        <w:t>If this is the case, strategically, I think we need to show that we have read the ‘about data quality sections’ for all of the countries and quote relevant bits from a few of them. They always complain that everyone applies the data without reading it (like me usually). I also think we should consider only beginning the Bulgaria series from 1970, as the ‘about Bulgaria data’ suggests. And we should show that we are aware of the 1994 problem in Bulgaria, which corresponds to one of our cut points. In general, the more we can acknowledge data issues, the better this reviewer is likely to find the paper.</w:t>
      </w:r>
    </w:p>
    <w:p w14:paraId="404F4E9D" w14:textId="77777777" w:rsidR="00E271C4" w:rsidRDefault="00E271C4">
      <w:pPr>
        <w:pStyle w:val="CommentText"/>
      </w:pPr>
    </w:p>
    <w:p w14:paraId="577B3274" w14:textId="4A0557A3" w:rsidR="00E271C4" w:rsidRDefault="00E271C4">
      <w:pPr>
        <w:pStyle w:val="CommentText"/>
      </w:pPr>
      <w:r>
        <w:t xml:space="preserve">The other two reviewers just seem to like the paper and don’t seem to know much about the region. </w:t>
      </w:r>
      <w:r>
        <w:t>So I’m sure they would also be ok with us acknowledging that our data isn’t airtight, and if we teach them a bit more about CEE.</w:t>
      </w:r>
    </w:p>
    <w:p w14:paraId="3D87C5A3" w14:textId="77777777" w:rsidR="00E271C4" w:rsidRDefault="00E271C4">
      <w:pPr>
        <w:pStyle w:val="CommentText"/>
      </w:pPr>
    </w:p>
    <w:p w14:paraId="730D2C42" w14:textId="0930C7D2" w:rsidR="00E271C4" w:rsidRDefault="00E271C4">
      <w:pPr>
        <w:pStyle w:val="CommentText"/>
      </w:pPr>
    </w:p>
  </w:comment>
  <w:comment w:id="59" w:author="MPIDR_D\vanraalte" w:date="2018-02-09T17:07:00Z" w:initials="AvR">
    <w:p w14:paraId="43925CBE" w14:textId="6C4F41B7" w:rsidR="00E271C4" w:rsidRDefault="00E271C4">
      <w:pPr>
        <w:pStyle w:val="CommentText"/>
      </w:pPr>
      <w:r>
        <w:rPr>
          <w:rStyle w:val="CommentReference"/>
        </w:rPr>
        <w:annotationRef/>
      </w:r>
      <w:r>
        <w:t>I’ve also been looking more carefully at the old age HMD data across the countries, especially after looking at the Timonin et al. paper in EJP. Even life table mx rates in many countries are lower than Swedish men after a crossover age sometime between 80 and 90, LTU is the worst in recent years, and it has been a feature for the whole period we look at. Maybe it’s connected to frailty, as some have argued in the case of the black/white crossover in the USA. But it’s maybe also a signal of age misstatement or inflated denominators from people not dying out. Not sure if we should add a paragraph to our limitations on this issue. Probably at age 90 it wouldn’t make much of a difference to inequality measures but for Lithuania it very likely does.</w:t>
      </w:r>
    </w:p>
  </w:comment>
  <w:comment w:id="60" w:author="MPIDR_D\vanraalte" w:date="2018-02-09T17:07:00Z" w:initials="AvR">
    <w:p w14:paraId="2FF1A327" w14:textId="6AA59B55" w:rsidR="00E271C4" w:rsidRDefault="00E271C4" w:rsidP="001B23C3">
      <w:pPr>
        <w:pStyle w:val="CommentText"/>
      </w:pPr>
      <w:r>
        <w:rPr>
          <w:rStyle w:val="CommentReference"/>
        </w:rPr>
        <w:annotationRef/>
      </w:r>
      <w:r>
        <w:t xml:space="preserve">Rereading the MS, it’s true that we sell the paper by arguing that we examine the role of alcohol, but then do a more or less </w:t>
      </w:r>
      <w:r>
        <w:t xml:space="preserve">comprehensive  COD analysis. Why not instead of, for instance in the discussion, “we used high quality comparably reconstructed cause of death data to analyze the role of alcohol-related mortality on changing lifespan variation based on a reﬂective classiﬁcation”, saying something like we look into the causes of death that were responsible for the major changes in lifespan variation in the region? We can still of course discuss alcohol (the obvious elephant in the room) but we would just downplay the examination of alcohol-attributable mortality as the main and only determinant of mortality change. What do you think? </w:t>
      </w:r>
    </w:p>
  </w:comment>
  <w:comment w:id="61" w:author="MPIDR_D\vanraalte" w:date="2018-02-09T17:07:00Z" w:initials="AvR">
    <w:p w14:paraId="5B731C00" w14:textId="4FE60226" w:rsidR="00E271C4" w:rsidRDefault="00E271C4">
      <w:pPr>
        <w:pStyle w:val="CommentText"/>
      </w:pPr>
      <w:r>
        <w:rPr>
          <w:rStyle w:val="CommentReference"/>
        </w:rPr>
        <w:annotationRef/>
      </w:r>
      <w:r>
        <w:t>Why did you make this change?</w:t>
      </w:r>
    </w:p>
  </w:comment>
  <w:comment w:id="62" w:author="MPIDR_D\vanraalte" w:date="2018-02-09T17:07:00Z" w:initials="AvR">
    <w:p w14:paraId="45ED5DFF" w14:textId="3CA4656E" w:rsidR="00E271C4" w:rsidRDefault="00E271C4">
      <w:pPr>
        <w:pStyle w:val="CommentText"/>
      </w:pPr>
      <w:r>
        <w:rPr>
          <w:rStyle w:val="CommentReference"/>
        </w:rPr>
        <w:annotationRef/>
      </w:r>
      <w:r>
        <w:t>I think we should expand this sentence and get a bit more technical to appease this reviewer. Maybe even steal/reword her/his last sentence.</w:t>
      </w:r>
    </w:p>
  </w:comment>
  <w:comment w:id="65" w:author="MPIDR_D\vanraalte" w:date="2018-02-09T17:07:00Z" w:initials="AvR">
    <w:p w14:paraId="09D400F6" w14:textId="73274F38" w:rsidR="00E271C4" w:rsidRDefault="00E271C4">
      <w:pPr>
        <w:pStyle w:val="CommentText"/>
      </w:pPr>
      <w:r>
        <w:rPr>
          <w:rStyle w:val="CommentReference"/>
        </w:rPr>
        <w:annotationRef/>
      </w:r>
      <w:r>
        <w:t>Which patterns do you think they are referring to?</w:t>
      </w:r>
    </w:p>
  </w:comment>
  <w:comment w:id="147" w:author="José Manuel Aburto" w:date="2018-02-09T17:07:00Z" w:initials="JMA">
    <w:p w14:paraId="1274A004" w14:textId="4FBD3099" w:rsidR="00E271C4" w:rsidRDefault="00E271C4">
      <w:pPr>
        <w:pStyle w:val="CommentText"/>
      </w:pPr>
      <w:r>
        <w:rPr>
          <w:rStyle w:val="CommentReference"/>
        </w:rPr>
        <w:annotationRef/>
      </w:r>
      <w:r>
        <w:t>Look comment 3 of reviewer 3</w:t>
      </w:r>
    </w:p>
  </w:comment>
  <w:comment w:id="150" w:author="MPIDR_D\vanraalte" w:date="2018-02-09T17:07:00Z" w:initials="AvR">
    <w:p w14:paraId="3BC639EC" w14:textId="36CFB02D" w:rsidR="00E271C4" w:rsidRDefault="00E271C4">
      <w:pPr>
        <w:pStyle w:val="CommentText"/>
      </w:pPr>
      <w:r>
        <w:rPr>
          <w:rStyle w:val="CommentReference"/>
        </w:rPr>
        <w:annotationRef/>
      </w:r>
      <w:r>
        <w:t>What do you think about changing the order of countries to alphabetical within our 3 groupings. Then the geographic groupings can maybe be more easily contrasted against one another?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6670AE9" w15:done="0"/>
  <w15:commentEx w15:paraId="620D4074" w15:paraIdParent="16670AE9" w15:done="0"/>
  <w15:commentEx w15:paraId="27DFB065" w15:done="0"/>
  <w15:commentEx w15:paraId="0CAF98A8" w15:paraIdParent="27DFB065" w15:done="0"/>
  <w15:commentEx w15:paraId="6BF7BF6E" w15:done="0"/>
  <w15:commentEx w15:paraId="37D29ECF" w15:paraIdParent="6BF7BF6E" w15:done="0"/>
  <w15:commentEx w15:paraId="007D4541" w15:done="0"/>
  <w15:commentEx w15:paraId="006C4FAF" w15:paraIdParent="007D4541" w15:done="0"/>
  <w15:commentEx w15:paraId="5F71ECA0" w15:done="0"/>
  <w15:commentEx w15:paraId="6C7363C3" w15:done="0"/>
  <w15:commentEx w15:paraId="339433D1" w15:done="0"/>
  <w15:commentEx w15:paraId="3B204843" w15:paraIdParent="339433D1" w15:done="0"/>
  <w15:commentEx w15:paraId="5D45A888" w15:done="0"/>
  <w15:commentEx w15:paraId="57B36646" w15:done="0"/>
  <w15:commentEx w15:paraId="7862F237" w15:done="0"/>
  <w15:commentEx w15:paraId="7464B3B4" w15:done="0"/>
  <w15:commentEx w15:paraId="730D2C42" w15:done="0"/>
  <w15:commentEx w15:paraId="43925CBE" w15:done="0"/>
  <w15:commentEx w15:paraId="2FF1A327" w15:done="0"/>
  <w15:commentEx w15:paraId="5B731C00" w15:done="0"/>
  <w15:commentEx w15:paraId="45ED5DFF" w15:done="0"/>
  <w15:commentEx w15:paraId="09D400F6" w15:done="0"/>
  <w15:commentEx w15:paraId="1274A004" w15:done="0"/>
  <w15:commentEx w15:paraId="3BC639EC"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380207" w14:textId="77777777" w:rsidR="00514186" w:rsidRDefault="00514186" w:rsidP="00111E2D">
      <w:r>
        <w:separator/>
      </w:r>
    </w:p>
  </w:endnote>
  <w:endnote w:type="continuationSeparator" w:id="0">
    <w:p w14:paraId="0D8B8C96" w14:textId="77777777" w:rsidR="00514186" w:rsidRDefault="00514186" w:rsidP="00111E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Yu Gothic"/>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8637326"/>
      <w:docPartObj>
        <w:docPartGallery w:val="Page Numbers (Bottom of Page)"/>
        <w:docPartUnique/>
      </w:docPartObj>
    </w:sdtPr>
    <w:sdtEndPr>
      <w:rPr>
        <w:noProof/>
      </w:rPr>
    </w:sdtEndPr>
    <w:sdtContent>
      <w:p w14:paraId="7250C661" w14:textId="6AD570CF" w:rsidR="00E271C4" w:rsidRDefault="00E271C4">
        <w:pPr>
          <w:pStyle w:val="Footer"/>
          <w:jc w:val="right"/>
        </w:pPr>
        <w:r>
          <w:fldChar w:fldCharType="begin"/>
        </w:r>
        <w:r>
          <w:instrText xml:space="preserve"> PAGE   \* MERGEFORMAT </w:instrText>
        </w:r>
        <w:r>
          <w:fldChar w:fldCharType="separate"/>
        </w:r>
        <w:r w:rsidR="006C6B99">
          <w:rPr>
            <w:noProof/>
          </w:rPr>
          <w:t>21</w:t>
        </w:r>
        <w:r>
          <w:rPr>
            <w:noProof/>
          </w:rPr>
          <w:fldChar w:fldCharType="end"/>
        </w:r>
      </w:p>
    </w:sdtContent>
  </w:sdt>
  <w:p w14:paraId="1FD77DBD" w14:textId="77777777" w:rsidR="00E271C4" w:rsidRDefault="00E271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D330B1" w14:textId="77777777" w:rsidR="00514186" w:rsidRDefault="00514186" w:rsidP="00111E2D">
      <w:r>
        <w:separator/>
      </w:r>
    </w:p>
  </w:footnote>
  <w:footnote w:type="continuationSeparator" w:id="0">
    <w:p w14:paraId="1313D676" w14:textId="77777777" w:rsidR="00514186" w:rsidRDefault="00514186" w:rsidP="00111E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F36016C"/>
    <w:multiLevelType w:val="hybridMultilevel"/>
    <w:tmpl w:val="EF3466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6C5502"/>
    <w:multiLevelType w:val="hybridMultilevel"/>
    <w:tmpl w:val="DE002E84"/>
    <w:lvl w:ilvl="0" w:tplc="E33869D6">
      <w:start w:val="1"/>
      <w:numFmt w:val="decimal"/>
      <w:lvlText w:val="%1."/>
      <w:lvlJc w:val="left"/>
      <w:pPr>
        <w:ind w:left="720" w:hanging="360"/>
      </w:pPr>
      <w:rPr>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CA6857"/>
    <w:multiLevelType w:val="hybridMultilevel"/>
    <w:tmpl w:val="7A523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sé Manuel Aburto">
    <w15:presenceInfo w15:providerId="AD" w15:userId="S-1-5-21-2052111302-562591055-725345543-224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2759"/>
    <w:rsid w:val="00000839"/>
    <w:rsid w:val="0000216D"/>
    <w:rsid w:val="00003AD7"/>
    <w:rsid w:val="00010A79"/>
    <w:rsid w:val="00011C47"/>
    <w:rsid w:val="00012759"/>
    <w:rsid w:val="00020304"/>
    <w:rsid w:val="000250FC"/>
    <w:rsid w:val="00031891"/>
    <w:rsid w:val="000326DE"/>
    <w:rsid w:val="00032E21"/>
    <w:rsid w:val="00033A2E"/>
    <w:rsid w:val="00034CD9"/>
    <w:rsid w:val="000352B2"/>
    <w:rsid w:val="00036FA8"/>
    <w:rsid w:val="0004157E"/>
    <w:rsid w:val="0004277E"/>
    <w:rsid w:val="000448BE"/>
    <w:rsid w:val="00044A3C"/>
    <w:rsid w:val="00046D5C"/>
    <w:rsid w:val="00050BE2"/>
    <w:rsid w:val="00051B1F"/>
    <w:rsid w:val="00052FBE"/>
    <w:rsid w:val="00054324"/>
    <w:rsid w:val="0005683F"/>
    <w:rsid w:val="00056C50"/>
    <w:rsid w:val="00057817"/>
    <w:rsid w:val="000662E2"/>
    <w:rsid w:val="000728D0"/>
    <w:rsid w:val="00073C55"/>
    <w:rsid w:val="00076165"/>
    <w:rsid w:val="00087166"/>
    <w:rsid w:val="000913A9"/>
    <w:rsid w:val="00094A34"/>
    <w:rsid w:val="00095E10"/>
    <w:rsid w:val="000A0030"/>
    <w:rsid w:val="000A4BF1"/>
    <w:rsid w:val="000B09BB"/>
    <w:rsid w:val="000B124A"/>
    <w:rsid w:val="000B3837"/>
    <w:rsid w:val="000C48B4"/>
    <w:rsid w:val="000C7AC4"/>
    <w:rsid w:val="000D2831"/>
    <w:rsid w:val="000E0909"/>
    <w:rsid w:val="000E1A4C"/>
    <w:rsid w:val="000E38CD"/>
    <w:rsid w:val="000E4DC3"/>
    <w:rsid w:val="000E622E"/>
    <w:rsid w:val="000F0BE9"/>
    <w:rsid w:val="000F1BD4"/>
    <w:rsid w:val="000F1CDD"/>
    <w:rsid w:val="000F3040"/>
    <w:rsid w:val="000F3999"/>
    <w:rsid w:val="000F3D91"/>
    <w:rsid w:val="000F482F"/>
    <w:rsid w:val="00103DA3"/>
    <w:rsid w:val="00105B5E"/>
    <w:rsid w:val="00107161"/>
    <w:rsid w:val="00107767"/>
    <w:rsid w:val="00111E2D"/>
    <w:rsid w:val="00112EBD"/>
    <w:rsid w:val="00122D6F"/>
    <w:rsid w:val="00125A2E"/>
    <w:rsid w:val="00125AD4"/>
    <w:rsid w:val="0013085F"/>
    <w:rsid w:val="001312FA"/>
    <w:rsid w:val="00132232"/>
    <w:rsid w:val="00136050"/>
    <w:rsid w:val="00136163"/>
    <w:rsid w:val="00142AD4"/>
    <w:rsid w:val="00145283"/>
    <w:rsid w:val="00151A59"/>
    <w:rsid w:val="001522A2"/>
    <w:rsid w:val="00154EFB"/>
    <w:rsid w:val="00156358"/>
    <w:rsid w:val="00156786"/>
    <w:rsid w:val="00157EC9"/>
    <w:rsid w:val="001656D7"/>
    <w:rsid w:val="001664D0"/>
    <w:rsid w:val="001760C1"/>
    <w:rsid w:val="0018093F"/>
    <w:rsid w:val="00187043"/>
    <w:rsid w:val="0019334B"/>
    <w:rsid w:val="0019693D"/>
    <w:rsid w:val="001A1F1B"/>
    <w:rsid w:val="001A2B25"/>
    <w:rsid w:val="001A37FE"/>
    <w:rsid w:val="001A460F"/>
    <w:rsid w:val="001A7EC9"/>
    <w:rsid w:val="001B0E8B"/>
    <w:rsid w:val="001B0E96"/>
    <w:rsid w:val="001B1416"/>
    <w:rsid w:val="001B1DF2"/>
    <w:rsid w:val="001B23C3"/>
    <w:rsid w:val="001B244B"/>
    <w:rsid w:val="001B6CF8"/>
    <w:rsid w:val="001C343E"/>
    <w:rsid w:val="001D00C7"/>
    <w:rsid w:val="001D075A"/>
    <w:rsid w:val="001D38C3"/>
    <w:rsid w:val="001E4D5C"/>
    <w:rsid w:val="001E62FD"/>
    <w:rsid w:val="001F142D"/>
    <w:rsid w:val="00200DA9"/>
    <w:rsid w:val="00201071"/>
    <w:rsid w:val="002010C1"/>
    <w:rsid w:val="0020160C"/>
    <w:rsid w:val="002067DB"/>
    <w:rsid w:val="00207D6D"/>
    <w:rsid w:val="002137E8"/>
    <w:rsid w:val="0022090B"/>
    <w:rsid w:val="00220B49"/>
    <w:rsid w:val="002222C5"/>
    <w:rsid w:val="002230B0"/>
    <w:rsid w:val="0022571B"/>
    <w:rsid w:val="00225E5A"/>
    <w:rsid w:val="00230A14"/>
    <w:rsid w:val="00231E1A"/>
    <w:rsid w:val="0023253A"/>
    <w:rsid w:val="00237BE4"/>
    <w:rsid w:val="00241FF9"/>
    <w:rsid w:val="00246314"/>
    <w:rsid w:val="002471C7"/>
    <w:rsid w:val="00247FD3"/>
    <w:rsid w:val="002514AC"/>
    <w:rsid w:val="0025242E"/>
    <w:rsid w:val="00257A24"/>
    <w:rsid w:val="00274343"/>
    <w:rsid w:val="00275012"/>
    <w:rsid w:val="00275324"/>
    <w:rsid w:val="00276231"/>
    <w:rsid w:val="00281CE3"/>
    <w:rsid w:val="00282378"/>
    <w:rsid w:val="00282A2C"/>
    <w:rsid w:val="00286A4D"/>
    <w:rsid w:val="00295AE2"/>
    <w:rsid w:val="002A6470"/>
    <w:rsid w:val="002A6643"/>
    <w:rsid w:val="002A7ED9"/>
    <w:rsid w:val="002B2056"/>
    <w:rsid w:val="002B2BAA"/>
    <w:rsid w:val="002B4381"/>
    <w:rsid w:val="002B56AB"/>
    <w:rsid w:val="002C20A7"/>
    <w:rsid w:val="002C333F"/>
    <w:rsid w:val="002C3AF4"/>
    <w:rsid w:val="002C6D6F"/>
    <w:rsid w:val="002C6DDA"/>
    <w:rsid w:val="002D22EE"/>
    <w:rsid w:val="002D6753"/>
    <w:rsid w:val="002D6BF9"/>
    <w:rsid w:val="002D7A5B"/>
    <w:rsid w:val="002E203F"/>
    <w:rsid w:val="002E65F0"/>
    <w:rsid w:val="002E691D"/>
    <w:rsid w:val="002E6C64"/>
    <w:rsid w:val="002F1889"/>
    <w:rsid w:val="002F1B60"/>
    <w:rsid w:val="002F36B5"/>
    <w:rsid w:val="002F3A8E"/>
    <w:rsid w:val="002F674F"/>
    <w:rsid w:val="002F743F"/>
    <w:rsid w:val="00302F6D"/>
    <w:rsid w:val="00314027"/>
    <w:rsid w:val="0031445F"/>
    <w:rsid w:val="00315ADC"/>
    <w:rsid w:val="00316FCE"/>
    <w:rsid w:val="0032214D"/>
    <w:rsid w:val="003244F4"/>
    <w:rsid w:val="00335498"/>
    <w:rsid w:val="00336286"/>
    <w:rsid w:val="003405DE"/>
    <w:rsid w:val="003413DE"/>
    <w:rsid w:val="00341C58"/>
    <w:rsid w:val="00342CA1"/>
    <w:rsid w:val="00344170"/>
    <w:rsid w:val="00351A93"/>
    <w:rsid w:val="0035254A"/>
    <w:rsid w:val="0035340E"/>
    <w:rsid w:val="00356719"/>
    <w:rsid w:val="00360ACE"/>
    <w:rsid w:val="0036306C"/>
    <w:rsid w:val="003668E6"/>
    <w:rsid w:val="00367539"/>
    <w:rsid w:val="00371BF6"/>
    <w:rsid w:val="003755B0"/>
    <w:rsid w:val="00376A00"/>
    <w:rsid w:val="00382300"/>
    <w:rsid w:val="003826E5"/>
    <w:rsid w:val="00384ACE"/>
    <w:rsid w:val="00387A58"/>
    <w:rsid w:val="00390FD7"/>
    <w:rsid w:val="00392CED"/>
    <w:rsid w:val="00393E25"/>
    <w:rsid w:val="0039750F"/>
    <w:rsid w:val="003A445F"/>
    <w:rsid w:val="003A684F"/>
    <w:rsid w:val="003B13ED"/>
    <w:rsid w:val="003B63F2"/>
    <w:rsid w:val="003C1312"/>
    <w:rsid w:val="003C32E0"/>
    <w:rsid w:val="003C461F"/>
    <w:rsid w:val="003C7E1E"/>
    <w:rsid w:val="003D141E"/>
    <w:rsid w:val="003D1DAB"/>
    <w:rsid w:val="003D4BC2"/>
    <w:rsid w:val="003E0792"/>
    <w:rsid w:val="003F0262"/>
    <w:rsid w:val="003F2E29"/>
    <w:rsid w:val="003F6508"/>
    <w:rsid w:val="003F69AC"/>
    <w:rsid w:val="004014B5"/>
    <w:rsid w:val="0040556D"/>
    <w:rsid w:val="00405FDA"/>
    <w:rsid w:val="00424EAB"/>
    <w:rsid w:val="00425B13"/>
    <w:rsid w:val="00432A5D"/>
    <w:rsid w:val="0043350D"/>
    <w:rsid w:val="00433F40"/>
    <w:rsid w:val="0044264F"/>
    <w:rsid w:val="00452E05"/>
    <w:rsid w:val="004641A8"/>
    <w:rsid w:val="00466637"/>
    <w:rsid w:val="00467608"/>
    <w:rsid w:val="00471201"/>
    <w:rsid w:val="004712B6"/>
    <w:rsid w:val="0047499B"/>
    <w:rsid w:val="00482126"/>
    <w:rsid w:val="00482BF1"/>
    <w:rsid w:val="00486CC5"/>
    <w:rsid w:val="004971B4"/>
    <w:rsid w:val="00497205"/>
    <w:rsid w:val="004A3893"/>
    <w:rsid w:val="004B13C7"/>
    <w:rsid w:val="004B3D23"/>
    <w:rsid w:val="004B50C8"/>
    <w:rsid w:val="004C25F7"/>
    <w:rsid w:val="004C5C15"/>
    <w:rsid w:val="004D05B7"/>
    <w:rsid w:val="004D7A8A"/>
    <w:rsid w:val="004E3309"/>
    <w:rsid w:val="004E3D11"/>
    <w:rsid w:val="004E5491"/>
    <w:rsid w:val="004F3C4E"/>
    <w:rsid w:val="005127AD"/>
    <w:rsid w:val="00512EE4"/>
    <w:rsid w:val="00513258"/>
    <w:rsid w:val="0051350D"/>
    <w:rsid w:val="00513915"/>
    <w:rsid w:val="00514186"/>
    <w:rsid w:val="0051598C"/>
    <w:rsid w:val="0053412B"/>
    <w:rsid w:val="005346FA"/>
    <w:rsid w:val="0053754D"/>
    <w:rsid w:val="00542006"/>
    <w:rsid w:val="0054788E"/>
    <w:rsid w:val="005537C3"/>
    <w:rsid w:val="00553F00"/>
    <w:rsid w:val="00562EB5"/>
    <w:rsid w:val="00565FE0"/>
    <w:rsid w:val="005660F8"/>
    <w:rsid w:val="0057022D"/>
    <w:rsid w:val="00582250"/>
    <w:rsid w:val="005825D4"/>
    <w:rsid w:val="00583C0A"/>
    <w:rsid w:val="00586ECB"/>
    <w:rsid w:val="0058704A"/>
    <w:rsid w:val="005930AD"/>
    <w:rsid w:val="005943A1"/>
    <w:rsid w:val="00594C00"/>
    <w:rsid w:val="005959D8"/>
    <w:rsid w:val="00597B92"/>
    <w:rsid w:val="005A00A8"/>
    <w:rsid w:val="005A2211"/>
    <w:rsid w:val="005A5C67"/>
    <w:rsid w:val="005A7EAF"/>
    <w:rsid w:val="005B19C7"/>
    <w:rsid w:val="005B1D74"/>
    <w:rsid w:val="005B7582"/>
    <w:rsid w:val="005C1E07"/>
    <w:rsid w:val="005D24E0"/>
    <w:rsid w:val="005E6B81"/>
    <w:rsid w:val="005F3B12"/>
    <w:rsid w:val="005F50FB"/>
    <w:rsid w:val="005F6A12"/>
    <w:rsid w:val="005F7FFD"/>
    <w:rsid w:val="00601943"/>
    <w:rsid w:val="00602F01"/>
    <w:rsid w:val="00604E27"/>
    <w:rsid w:val="0060724F"/>
    <w:rsid w:val="00612340"/>
    <w:rsid w:val="006254AA"/>
    <w:rsid w:val="00630C47"/>
    <w:rsid w:val="0063262B"/>
    <w:rsid w:val="00635107"/>
    <w:rsid w:val="0064676F"/>
    <w:rsid w:val="00653B4A"/>
    <w:rsid w:val="00655753"/>
    <w:rsid w:val="006557A5"/>
    <w:rsid w:val="006577E7"/>
    <w:rsid w:val="00672231"/>
    <w:rsid w:val="00677FA2"/>
    <w:rsid w:val="00681D8C"/>
    <w:rsid w:val="00690DD0"/>
    <w:rsid w:val="00693DB7"/>
    <w:rsid w:val="006958C4"/>
    <w:rsid w:val="006A100D"/>
    <w:rsid w:val="006A715D"/>
    <w:rsid w:val="006B028C"/>
    <w:rsid w:val="006B0774"/>
    <w:rsid w:val="006B1B78"/>
    <w:rsid w:val="006B26F0"/>
    <w:rsid w:val="006B29CC"/>
    <w:rsid w:val="006C08CB"/>
    <w:rsid w:val="006C3BE9"/>
    <w:rsid w:val="006C6B99"/>
    <w:rsid w:val="006D1AC0"/>
    <w:rsid w:val="006D1B46"/>
    <w:rsid w:val="006D2284"/>
    <w:rsid w:val="006D2F44"/>
    <w:rsid w:val="006D42BD"/>
    <w:rsid w:val="006D43BA"/>
    <w:rsid w:val="006E4616"/>
    <w:rsid w:val="006F07A0"/>
    <w:rsid w:val="006F1F66"/>
    <w:rsid w:val="006F71D8"/>
    <w:rsid w:val="007058E1"/>
    <w:rsid w:val="0070659B"/>
    <w:rsid w:val="007108B6"/>
    <w:rsid w:val="00711CE1"/>
    <w:rsid w:val="0071272B"/>
    <w:rsid w:val="00714B0B"/>
    <w:rsid w:val="007176F0"/>
    <w:rsid w:val="007224C2"/>
    <w:rsid w:val="00722998"/>
    <w:rsid w:val="007332AD"/>
    <w:rsid w:val="00733415"/>
    <w:rsid w:val="00735FD4"/>
    <w:rsid w:val="007400D9"/>
    <w:rsid w:val="00740649"/>
    <w:rsid w:val="00740FFE"/>
    <w:rsid w:val="007413F3"/>
    <w:rsid w:val="0074201B"/>
    <w:rsid w:val="00750868"/>
    <w:rsid w:val="00750EED"/>
    <w:rsid w:val="00754C49"/>
    <w:rsid w:val="00754D29"/>
    <w:rsid w:val="007646B4"/>
    <w:rsid w:val="007703E9"/>
    <w:rsid w:val="00772B3D"/>
    <w:rsid w:val="0077374E"/>
    <w:rsid w:val="007745F4"/>
    <w:rsid w:val="007750CE"/>
    <w:rsid w:val="00780E4C"/>
    <w:rsid w:val="00781DE5"/>
    <w:rsid w:val="00784E1B"/>
    <w:rsid w:val="0078559E"/>
    <w:rsid w:val="00790A78"/>
    <w:rsid w:val="00792E58"/>
    <w:rsid w:val="007932EE"/>
    <w:rsid w:val="00793312"/>
    <w:rsid w:val="007936C9"/>
    <w:rsid w:val="00794E06"/>
    <w:rsid w:val="007A205A"/>
    <w:rsid w:val="007A3790"/>
    <w:rsid w:val="007A5C8C"/>
    <w:rsid w:val="007B4E5E"/>
    <w:rsid w:val="007B6A50"/>
    <w:rsid w:val="007B6C6E"/>
    <w:rsid w:val="007C0AD4"/>
    <w:rsid w:val="007C2806"/>
    <w:rsid w:val="007D2FCA"/>
    <w:rsid w:val="007D611C"/>
    <w:rsid w:val="007E13B7"/>
    <w:rsid w:val="007E4275"/>
    <w:rsid w:val="007E573E"/>
    <w:rsid w:val="007E580E"/>
    <w:rsid w:val="007F2B15"/>
    <w:rsid w:val="007F40AE"/>
    <w:rsid w:val="007F6A72"/>
    <w:rsid w:val="00800EB0"/>
    <w:rsid w:val="00803F49"/>
    <w:rsid w:val="00804104"/>
    <w:rsid w:val="00807573"/>
    <w:rsid w:val="008117B3"/>
    <w:rsid w:val="008125EE"/>
    <w:rsid w:val="008125EF"/>
    <w:rsid w:val="00815688"/>
    <w:rsid w:val="00815E58"/>
    <w:rsid w:val="00822706"/>
    <w:rsid w:val="008230A4"/>
    <w:rsid w:val="00840D6B"/>
    <w:rsid w:val="00844C49"/>
    <w:rsid w:val="00847CAD"/>
    <w:rsid w:val="0085083D"/>
    <w:rsid w:val="008528A0"/>
    <w:rsid w:val="0085782A"/>
    <w:rsid w:val="00861FF9"/>
    <w:rsid w:val="008648C5"/>
    <w:rsid w:val="00864F44"/>
    <w:rsid w:val="00867D6B"/>
    <w:rsid w:val="00873FC0"/>
    <w:rsid w:val="00880086"/>
    <w:rsid w:val="0088332B"/>
    <w:rsid w:val="008859B4"/>
    <w:rsid w:val="00891E89"/>
    <w:rsid w:val="008922EA"/>
    <w:rsid w:val="00892726"/>
    <w:rsid w:val="00893DB6"/>
    <w:rsid w:val="00894CE8"/>
    <w:rsid w:val="008A02DB"/>
    <w:rsid w:val="008A0B25"/>
    <w:rsid w:val="008A3A71"/>
    <w:rsid w:val="008B0894"/>
    <w:rsid w:val="008B4FED"/>
    <w:rsid w:val="008B5374"/>
    <w:rsid w:val="008C0DDF"/>
    <w:rsid w:val="008C153B"/>
    <w:rsid w:val="008C1A6D"/>
    <w:rsid w:val="008C3687"/>
    <w:rsid w:val="008D0BB4"/>
    <w:rsid w:val="008D0E08"/>
    <w:rsid w:val="008D0E30"/>
    <w:rsid w:val="008D2903"/>
    <w:rsid w:val="008E077F"/>
    <w:rsid w:val="008E1A0B"/>
    <w:rsid w:val="008E653E"/>
    <w:rsid w:val="008F1988"/>
    <w:rsid w:val="008F577C"/>
    <w:rsid w:val="008F685E"/>
    <w:rsid w:val="008F75ED"/>
    <w:rsid w:val="009001BE"/>
    <w:rsid w:val="00901125"/>
    <w:rsid w:val="00924AFA"/>
    <w:rsid w:val="00927265"/>
    <w:rsid w:val="00930747"/>
    <w:rsid w:val="00931BDE"/>
    <w:rsid w:val="00932041"/>
    <w:rsid w:val="00933E94"/>
    <w:rsid w:val="0094643D"/>
    <w:rsid w:val="009515AD"/>
    <w:rsid w:val="009529E6"/>
    <w:rsid w:val="0095610F"/>
    <w:rsid w:val="00957A96"/>
    <w:rsid w:val="00964D3B"/>
    <w:rsid w:val="0097242A"/>
    <w:rsid w:val="00972F0B"/>
    <w:rsid w:val="00975961"/>
    <w:rsid w:val="00977E15"/>
    <w:rsid w:val="009815F0"/>
    <w:rsid w:val="00981CA2"/>
    <w:rsid w:val="00982A3C"/>
    <w:rsid w:val="00984BF1"/>
    <w:rsid w:val="009857AD"/>
    <w:rsid w:val="0099100E"/>
    <w:rsid w:val="00992CFC"/>
    <w:rsid w:val="009954F4"/>
    <w:rsid w:val="00995A79"/>
    <w:rsid w:val="009979FC"/>
    <w:rsid w:val="00997A12"/>
    <w:rsid w:val="009A712C"/>
    <w:rsid w:val="009C5FEF"/>
    <w:rsid w:val="009C6366"/>
    <w:rsid w:val="009D5A9F"/>
    <w:rsid w:val="009E220F"/>
    <w:rsid w:val="009E337C"/>
    <w:rsid w:val="009E4357"/>
    <w:rsid w:val="009E50DB"/>
    <w:rsid w:val="009E5DFB"/>
    <w:rsid w:val="009F1C53"/>
    <w:rsid w:val="009F6742"/>
    <w:rsid w:val="00A00DEB"/>
    <w:rsid w:val="00A033C4"/>
    <w:rsid w:val="00A10CD4"/>
    <w:rsid w:val="00A115C4"/>
    <w:rsid w:val="00A12678"/>
    <w:rsid w:val="00A21FDB"/>
    <w:rsid w:val="00A26D5E"/>
    <w:rsid w:val="00A27608"/>
    <w:rsid w:val="00A33431"/>
    <w:rsid w:val="00A34D9F"/>
    <w:rsid w:val="00A369AA"/>
    <w:rsid w:val="00A44C68"/>
    <w:rsid w:val="00A46076"/>
    <w:rsid w:val="00A47171"/>
    <w:rsid w:val="00A471FD"/>
    <w:rsid w:val="00A54AC7"/>
    <w:rsid w:val="00A55638"/>
    <w:rsid w:val="00A618AF"/>
    <w:rsid w:val="00A63EAE"/>
    <w:rsid w:val="00A64498"/>
    <w:rsid w:val="00A645AC"/>
    <w:rsid w:val="00A73DAE"/>
    <w:rsid w:val="00A76650"/>
    <w:rsid w:val="00A84DBB"/>
    <w:rsid w:val="00A934A2"/>
    <w:rsid w:val="00A97029"/>
    <w:rsid w:val="00AA0177"/>
    <w:rsid w:val="00AA2040"/>
    <w:rsid w:val="00AB0EF4"/>
    <w:rsid w:val="00AB1D32"/>
    <w:rsid w:val="00AB3041"/>
    <w:rsid w:val="00AB6679"/>
    <w:rsid w:val="00AC209E"/>
    <w:rsid w:val="00AD06DA"/>
    <w:rsid w:val="00AD0CA3"/>
    <w:rsid w:val="00AD0F06"/>
    <w:rsid w:val="00AD3FD7"/>
    <w:rsid w:val="00AE7FAE"/>
    <w:rsid w:val="00AF05F4"/>
    <w:rsid w:val="00AF10E8"/>
    <w:rsid w:val="00AF189B"/>
    <w:rsid w:val="00AF61AF"/>
    <w:rsid w:val="00B03834"/>
    <w:rsid w:val="00B03CD6"/>
    <w:rsid w:val="00B05F49"/>
    <w:rsid w:val="00B06BDA"/>
    <w:rsid w:val="00B07CB5"/>
    <w:rsid w:val="00B10706"/>
    <w:rsid w:val="00B154C1"/>
    <w:rsid w:val="00B20B9D"/>
    <w:rsid w:val="00B23690"/>
    <w:rsid w:val="00B27097"/>
    <w:rsid w:val="00B30398"/>
    <w:rsid w:val="00B31A3D"/>
    <w:rsid w:val="00B32578"/>
    <w:rsid w:val="00B3388D"/>
    <w:rsid w:val="00B341DA"/>
    <w:rsid w:val="00B34A02"/>
    <w:rsid w:val="00B34E79"/>
    <w:rsid w:val="00B40C0A"/>
    <w:rsid w:val="00B4160E"/>
    <w:rsid w:val="00B4247F"/>
    <w:rsid w:val="00B44770"/>
    <w:rsid w:val="00B462CA"/>
    <w:rsid w:val="00B46FCA"/>
    <w:rsid w:val="00B54E51"/>
    <w:rsid w:val="00B557A1"/>
    <w:rsid w:val="00B560D1"/>
    <w:rsid w:val="00B5648F"/>
    <w:rsid w:val="00B575D7"/>
    <w:rsid w:val="00B617BD"/>
    <w:rsid w:val="00B66992"/>
    <w:rsid w:val="00B66AAD"/>
    <w:rsid w:val="00B82B1E"/>
    <w:rsid w:val="00B92185"/>
    <w:rsid w:val="00B932BB"/>
    <w:rsid w:val="00B938E8"/>
    <w:rsid w:val="00B93B69"/>
    <w:rsid w:val="00B93C45"/>
    <w:rsid w:val="00B95A80"/>
    <w:rsid w:val="00B95C0E"/>
    <w:rsid w:val="00BA145E"/>
    <w:rsid w:val="00BC5077"/>
    <w:rsid w:val="00BC6EAC"/>
    <w:rsid w:val="00BC7E72"/>
    <w:rsid w:val="00BD2346"/>
    <w:rsid w:val="00BD3349"/>
    <w:rsid w:val="00BD3FF6"/>
    <w:rsid w:val="00BD7B91"/>
    <w:rsid w:val="00BE36DB"/>
    <w:rsid w:val="00BE7606"/>
    <w:rsid w:val="00BE7DD3"/>
    <w:rsid w:val="00BF2BF8"/>
    <w:rsid w:val="00BF44B6"/>
    <w:rsid w:val="00BF63FA"/>
    <w:rsid w:val="00C03807"/>
    <w:rsid w:val="00C0713A"/>
    <w:rsid w:val="00C10B72"/>
    <w:rsid w:val="00C1166D"/>
    <w:rsid w:val="00C116AD"/>
    <w:rsid w:val="00C13ABF"/>
    <w:rsid w:val="00C144FB"/>
    <w:rsid w:val="00C231BD"/>
    <w:rsid w:val="00C23C8D"/>
    <w:rsid w:val="00C2458F"/>
    <w:rsid w:val="00C278C7"/>
    <w:rsid w:val="00C37D66"/>
    <w:rsid w:val="00C438AA"/>
    <w:rsid w:val="00C44EBA"/>
    <w:rsid w:val="00C477B5"/>
    <w:rsid w:val="00C5288F"/>
    <w:rsid w:val="00C556C2"/>
    <w:rsid w:val="00C60FB3"/>
    <w:rsid w:val="00C6214F"/>
    <w:rsid w:val="00C630C3"/>
    <w:rsid w:val="00C704E7"/>
    <w:rsid w:val="00C74FF6"/>
    <w:rsid w:val="00C75100"/>
    <w:rsid w:val="00C83017"/>
    <w:rsid w:val="00C943E0"/>
    <w:rsid w:val="00C94A27"/>
    <w:rsid w:val="00C94DB1"/>
    <w:rsid w:val="00CA1366"/>
    <w:rsid w:val="00CA22A3"/>
    <w:rsid w:val="00CA23F5"/>
    <w:rsid w:val="00CA4F98"/>
    <w:rsid w:val="00CA72A6"/>
    <w:rsid w:val="00CB0221"/>
    <w:rsid w:val="00CB0F59"/>
    <w:rsid w:val="00CB457A"/>
    <w:rsid w:val="00CB6D03"/>
    <w:rsid w:val="00CB7727"/>
    <w:rsid w:val="00CC5E86"/>
    <w:rsid w:val="00CD043A"/>
    <w:rsid w:val="00CD04E9"/>
    <w:rsid w:val="00CD2BCA"/>
    <w:rsid w:val="00CD6D39"/>
    <w:rsid w:val="00CE0A2F"/>
    <w:rsid w:val="00CE0A94"/>
    <w:rsid w:val="00CF09A5"/>
    <w:rsid w:val="00CF394C"/>
    <w:rsid w:val="00CF58C3"/>
    <w:rsid w:val="00D023E6"/>
    <w:rsid w:val="00D04395"/>
    <w:rsid w:val="00D06E95"/>
    <w:rsid w:val="00D0700D"/>
    <w:rsid w:val="00D103E7"/>
    <w:rsid w:val="00D15FDC"/>
    <w:rsid w:val="00D1763B"/>
    <w:rsid w:val="00D178E8"/>
    <w:rsid w:val="00D30D95"/>
    <w:rsid w:val="00D322A1"/>
    <w:rsid w:val="00D34239"/>
    <w:rsid w:val="00D35D2B"/>
    <w:rsid w:val="00D379F2"/>
    <w:rsid w:val="00D4009E"/>
    <w:rsid w:val="00D4099B"/>
    <w:rsid w:val="00D445A8"/>
    <w:rsid w:val="00D556EC"/>
    <w:rsid w:val="00D559A3"/>
    <w:rsid w:val="00D660E7"/>
    <w:rsid w:val="00D66905"/>
    <w:rsid w:val="00D7094D"/>
    <w:rsid w:val="00D70F84"/>
    <w:rsid w:val="00D7305E"/>
    <w:rsid w:val="00D752C7"/>
    <w:rsid w:val="00D756AE"/>
    <w:rsid w:val="00D81AC5"/>
    <w:rsid w:val="00D85BEC"/>
    <w:rsid w:val="00D9096A"/>
    <w:rsid w:val="00D934AB"/>
    <w:rsid w:val="00D93F2F"/>
    <w:rsid w:val="00D94D87"/>
    <w:rsid w:val="00D971D9"/>
    <w:rsid w:val="00D97A60"/>
    <w:rsid w:val="00DA03B8"/>
    <w:rsid w:val="00DA07C9"/>
    <w:rsid w:val="00DA1CC7"/>
    <w:rsid w:val="00DA483B"/>
    <w:rsid w:val="00DA4F4D"/>
    <w:rsid w:val="00DA627C"/>
    <w:rsid w:val="00DB1D66"/>
    <w:rsid w:val="00DB1FB1"/>
    <w:rsid w:val="00DB3F2F"/>
    <w:rsid w:val="00DB5A7B"/>
    <w:rsid w:val="00DB5C79"/>
    <w:rsid w:val="00DC0CBE"/>
    <w:rsid w:val="00DC0EC5"/>
    <w:rsid w:val="00DC12A8"/>
    <w:rsid w:val="00DC23C5"/>
    <w:rsid w:val="00DC378F"/>
    <w:rsid w:val="00DC71D5"/>
    <w:rsid w:val="00DD51B8"/>
    <w:rsid w:val="00DE135B"/>
    <w:rsid w:val="00DE448D"/>
    <w:rsid w:val="00DF2FEE"/>
    <w:rsid w:val="00E009D7"/>
    <w:rsid w:val="00E21DCA"/>
    <w:rsid w:val="00E23071"/>
    <w:rsid w:val="00E2428D"/>
    <w:rsid w:val="00E25744"/>
    <w:rsid w:val="00E271AA"/>
    <w:rsid w:val="00E271C4"/>
    <w:rsid w:val="00E274BD"/>
    <w:rsid w:val="00E3029F"/>
    <w:rsid w:val="00E44E39"/>
    <w:rsid w:val="00E45D94"/>
    <w:rsid w:val="00E4758E"/>
    <w:rsid w:val="00E47CCB"/>
    <w:rsid w:val="00E5567B"/>
    <w:rsid w:val="00E61FF8"/>
    <w:rsid w:val="00E64E9F"/>
    <w:rsid w:val="00E71D3B"/>
    <w:rsid w:val="00E75EF0"/>
    <w:rsid w:val="00E774A8"/>
    <w:rsid w:val="00E812AC"/>
    <w:rsid w:val="00E81404"/>
    <w:rsid w:val="00E84619"/>
    <w:rsid w:val="00E85281"/>
    <w:rsid w:val="00E90A67"/>
    <w:rsid w:val="00E94A2A"/>
    <w:rsid w:val="00E95EE7"/>
    <w:rsid w:val="00E96A62"/>
    <w:rsid w:val="00E96E13"/>
    <w:rsid w:val="00E9728E"/>
    <w:rsid w:val="00E9729B"/>
    <w:rsid w:val="00E972A1"/>
    <w:rsid w:val="00EA1305"/>
    <w:rsid w:val="00EA5877"/>
    <w:rsid w:val="00EA5BF4"/>
    <w:rsid w:val="00EB003E"/>
    <w:rsid w:val="00EB2E28"/>
    <w:rsid w:val="00EB6968"/>
    <w:rsid w:val="00EC01E9"/>
    <w:rsid w:val="00EC5E57"/>
    <w:rsid w:val="00EC604D"/>
    <w:rsid w:val="00ED20E2"/>
    <w:rsid w:val="00ED392B"/>
    <w:rsid w:val="00EE00DE"/>
    <w:rsid w:val="00EE017D"/>
    <w:rsid w:val="00EE6952"/>
    <w:rsid w:val="00EE6C3C"/>
    <w:rsid w:val="00EF001F"/>
    <w:rsid w:val="00EF146F"/>
    <w:rsid w:val="00EF1FFE"/>
    <w:rsid w:val="00EF3130"/>
    <w:rsid w:val="00EF7FEA"/>
    <w:rsid w:val="00F0014B"/>
    <w:rsid w:val="00F1216E"/>
    <w:rsid w:val="00F121AB"/>
    <w:rsid w:val="00F16598"/>
    <w:rsid w:val="00F21A6D"/>
    <w:rsid w:val="00F21D19"/>
    <w:rsid w:val="00F27036"/>
    <w:rsid w:val="00F308DA"/>
    <w:rsid w:val="00F43A47"/>
    <w:rsid w:val="00F44372"/>
    <w:rsid w:val="00F4467F"/>
    <w:rsid w:val="00F44E3D"/>
    <w:rsid w:val="00F457D6"/>
    <w:rsid w:val="00F53D38"/>
    <w:rsid w:val="00F55F4F"/>
    <w:rsid w:val="00F56A25"/>
    <w:rsid w:val="00F60E3D"/>
    <w:rsid w:val="00F61E9B"/>
    <w:rsid w:val="00F62C1B"/>
    <w:rsid w:val="00F76D5E"/>
    <w:rsid w:val="00F8644E"/>
    <w:rsid w:val="00F87FFB"/>
    <w:rsid w:val="00F93762"/>
    <w:rsid w:val="00F96192"/>
    <w:rsid w:val="00F97085"/>
    <w:rsid w:val="00FA142F"/>
    <w:rsid w:val="00FB01DB"/>
    <w:rsid w:val="00FB272B"/>
    <w:rsid w:val="00FB3218"/>
    <w:rsid w:val="00FB6EC9"/>
    <w:rsid w:val="00FC1E53"/>
    <w:rsid w:val="00FD7CB7"/>
    <w:rsid w:val="00FE247D"/>
    <w:rsid w:val="00FE281E"/>
    <w:rsid w:val="00FE29A6"/>
    <w:rsid w:val="00FE4258"/>
    <w:rsid w:val="00FE5C1A"/>
    <w:rsid w:val="00FE686E"/>
    <w:rsid w:val="00FF05DF"/>
    <w:rsid w:val="00FF0615"/>
    <w:rsid w:val="00FF0AB7"/>
    <w:rsid w:val="00FF2B8F"/>
    <w:rsid w:val="00FF304E"/>
    <w:rsid w:val="00FF39BB"/>
    <w:rsid w:val="00FF65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EFE4427"/>
  <w15:docId w15:val="{2F89D247-8B96-4AB7-9CB8-58CE0C3C7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1E2D"/>
    <w:pPr>
      <w:tabs>
        <w:tab w:val="center" w:pos="4680"/>
        <w:tab w:val="right" w:pos="9360"/>
      </w:tabs>
    </w:pPr>
  </w:style>
  <w:style w:type="character" w:customStyle="1" w:styleId="HeaderChar">
    <w:name w:val="Header Char"/>
    <w:basedOn w:val="DefaultParagraphFont"/>
    <w:link w:val="Header"/>
    <w:uiPriority w:val="99"/>
    <w:rsid w:val="00111E2D"/>
  </w:style>
  <w:style w:type="paragraph" w:styleId="Footer">
    <w:name w:val="footer"/>
    <w:basedOn w:val="Normal"/>
    <w:link w:val="FooterChar"/>
    <w:uiPriority w:val="99"/>
    <w:unhideWhenUsed/>
    <w:rsid w:val="00111E2D"/>
    <w:pPr>
      <w:tabs>
        <w:tab w:val="center" w:pos="4680"/>
        <w:tab w:val="right" w:pos="9360"/>
      </w:tabs>
    </w:pPr>
  </w:style>
  <w:style w:type="character" w:customStyle="1" w:styleId="FooterChar">
    <w:name w:val="Footer Char"/>
    <w:basedOn w:val="DefaultParagraphFont"/>
    <w:link w:val="Footer"/>
    <w:uiPriority w:val="99"/>
    <w:rsid w:val="00111E2D"/>
  </w:style>
  <w:style w:type="paragraph" w:styleId="ListParagraph">
    <w:name w:val="List Paragraph"/>
    <w:basedOn w:val="Normal"/>
    <w:uiPriority w:val="34"/>
    <w:qFormat/>
    <w:rsid w:val="006958C4"/>
    <w:pPr>
      <w:spacing w:after="200" w:line="276" w:lineRule="auto"/>
      <w:ind w:left="720"/>
      <w:contextualSpacing/>
    </w:pPr>
    <w:rPr>
      <w:rFonts w:asciiTheme="minorHAnsi" w:hAnsiTheme="minorHAnsi"/>
      <w:sz w:val="22"/>
      <w:lang w:val="en-GB"/>
    </w:rPr>
  </w:style>
  <w:style w:type="paragraph" w:styleId="BalloonText">
    <w:name w:val="Balloon Text"/>
    <w:basedOn w:val="Normal"/>
    <w:link w:val="BalloonTextChar"/>
    <w:uiPriority w:val="99"/>
    <w:semiHidden/>
    <w:unhideWhenUsed/>
    <w:rsid w:val="00E774A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74A8"/>
    <w:rPr>
      <w:rFonts w:ascii="Segoe UI" w:hAnsi="Segoe UI" w:cs="Segoe UI"/>
      <w:sz w:val="18"/>
      <w:szCs w:val="18"/>
    </w:rPr>
  </w:style>
  <w:style w:type="character" w:styleId="CommentReference">
    <w:name w:val="annotation reference"/>
    <w:basedOn w:val="DefaultParagraphFont"/>
    <w:uiPriority w:val="99"/>
    <w:semiHidden/>
    <w:unhideWhenUsed/>
    <w:rsid w:val="00630C47"/>
    <w:rPr>
      <w:sz w:val="16"/>
      <w:szCs w:val="16"/>
    </w:rPr>
  </w:style>
  <w:style w:type="paragraph" w:styleId="CommentText">
    <w:name w:val="annotation text"/>
    <w:basedOn w:val="Normal"/>
    <w:link w:val="CommentTextChar"/>
    <w:uiPriority w:val="99"/>
    <w:unhideWhenUsed/>
    <w:rsid w:val="00630C47"/>
    <w:rPr>
      <w:sz w:val="20"/>
      <w:szCs w:val="20"/>
    </w:rPr>
  </w:style>
  <w:style w:type="character" w:customStyle="1" w:styleId="CommentTextChar">
    <w:name w:val="Comment Text Char"/>
    <w:basedOn w:val="DefaultParagraphFont"/>
    <w:link w:val="CommentText"/>
    <w:uiPriority w:val="99"/>
    <w:rsid w:val="00630C47"/>
    <w:rPr>
      <w:sz w:val="20"/>
      <w:szCs w:val="20"/>
    </w:rPr>
  </w:style>
  <w:style w:type="paragraph" w:styleId="CommentSubject">
    <w:name w:val="annotation subject"/>
    <w:basedOn w:val="CommentText"/>
    <w:next w:val="CommentText"/>
    <w:link w:val="CommentSubjectChar"/>
    <w:uiPriority w:val="99"/>
    <w:semiHidden/>
    <w:unhideWhenUsed/>
    <w:rsid w:val="00630C47"/>
    <w:rPr>
      <w:b/>
      <w:bCs/>
    </w:rPr>
  </w:style>
  <w:style w:type="character" w:customStyle="1" w:styleId="CommentSubjectChar">
    <w:name w:val="Comment Subject Char"/>
    <w:basedOn w:val="CommentTextChar"/>
    <w:link w:val="CommentSubject"/>
    <w:uiPriority w:val="99"/>
    <w:semiHidden/>
    <w:rsid w:val="00630C47"/>
    <w:rPr>
      <w:b/>
      <w:bCs/>
      <w:sz w:val="20"/>
      <w:szCs w:val="20"/>
    </w:rPr>
  </w:style>
  <w:style w:type="table" w:styleId="TableGrid">
    <w:name w:val="Table Grid"/>
    <w:basedOn w:val="TableNormal"/>
    <w:uiPriority w:val="59"/>
    <w:rsid w:val="00D752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D7094D"/>
    <w:pPr>
      <w:spacing w:after="200"/>
    </w:pPr>
    <w:rPr>
      <w:b/>
      <w:bCs/>
      <w:color w:val="4F81BD" w:themeColor="accent1"/>
      <w:sz w:val="18"/>
      <w:szCs w:val="18"/>
    </w:rPr>
  </w:style>
  <w:style w:type="character" w:styleId="Hyperlink">
    <w:name w:val="Hyperlink"/>
    <w:basedOn w:val="DefaultParagraphFont"/>
    <w:uiPriority w:val="99"/>
    <w:unhideWhenUsed/>
    <w:rsid w:val="00F56A25"/>
    <w:rPr>
      <w:color w:val="0000FF"/>
      <w:u w:val="single"/>
    </w:rPr>
  </w:style>
  <w:style w:type="character" w:styleId="FollowedHyperlink">
    <w:name w:val="FollowedHyperlink"/>
    <w:basedOn w:val="DefaultParagraphFont"/>
    <w:uiPriority w:val="99"/>
    <w:semiHidden/>
    <w:unhideWhenUsed/>
    <w:rsid w:val="00B46FCA"/>
    <w:rPr>
      <w:color w:val="800080" w:themeColor="followedHyperlink"/>
      <w:u w:val="single"/>
    </w:rPr>
  </w:style>
  <w:style w:type="paragraph" w:styleId="Revision">
    <w:name w:val="Revision"/>
    <w:hidden/>
    <w:uiPriority w:val="99"/>
    <w:semiHidden/>
    <w:rsid w:val="00DB1FB1"/>
  </w:style>
  <w:style w:type="paragraph" w:styleId="HTMLPreformatted">
    <w:name w:val="HTML Preformatted"/>
    <w:basedOn w:val="Normal"/>
    <w:link w:val="HTMLPreformattedChar"/>
    <w:uiPriority w:val="99"/>
    <w:semiHidden/>
    <w:unhideWhenUsed/>
    <w:rsid w:val="00A3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369AA"/>
    <w:rPr>
      <w:rFonts w:ascii="Courier New" w:eastAsia="Times New Roman" w:hAnsi="Courier New" w:cs="Courier New"/>
      <w:sz w:val="20"/>
      <w:szCs w:val="20"/>
    </w:rPr>
  </w:style>
  <w:style w:type="character" w:styleId="PlaceholderText">
    <w:name w:val="Placeholder Text"/>
    <w:basedOn w:val="DefaultParagraphFont"/>
    <w:uiPriority w:val="99"/>
    <w:semiHidden/>
    <w:rsid w:val="00A369AA"/>
    <w:rPr>
      <w:color w:val="808080"/>
    </w:rPr>
  </w:style>
  <w:style w:type="character" w:customStyle="1" w:styleId="Mention1">
    <w:name w:val="Mention1"/>
    <w:basedOn w:val="DefaultParagraphFont"/>
    <w:uiPriority w:val="99"/>
    <w:semiHidden/>
    <w:unhideWhenUsed/>
    <w:rsid w:val="00D445A8"/>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431644">
      <w:bodyDiv w:val="1"/>
      <w:marLeft w:val="0"/>
      <w:marRight w:val="0"/>
      <w:marTop w:val="0"/>
      <w:marBottom w:val="0"/>
      <w:divBdr>
        <w:top w:val="none" w:sz="0" w:space="0" w:color="auto"/>
        <w:left w:val="none" w:sz="0" w:space="0" w:color="auto"/>
        <w:bottom w:val="none" w:sz="0" w:space="0" w:color="auto"/>
        <w:right w:val="none" w:sz="0" w:space="0" w:color="auto"/>
      </w:divBdr>
    </w:div>
    <w:div w:id="132144080">
      <w:bodyDiv w:val="1"/>
      <w:marLeft w:val="0"/>
      <w:marRight w:val="0"/>
      <w:marTop w:val="0"/>
      <w:marBottom w:val="0"/>
      <w:divBdr>
        <w:top w:val="none" w:sz="0" w:space="0" w:color="auto"/>
        <w:left w:val="none" w:sz="0" w:space="0" w:color="auto"/>
        <w:bottom w:val="none" w:sz="0" w:space="0" w:color="auto"/>
        <w:right w:val="none" w:sz="0" w:space="0" w:color="auto"/>
      </w:divBdr>
    </w:div>
    <w:div w:id="155650039">
      <w:bodyDiv w:val="1"/>
      <w:marLeft w:val="0"/>
      <w:marRight w:val="0"/>
      <w:marTop w:val="0"/>
      <w:marBottom w:val="0"/>
      <w:divBdr>
        <w:top w:val="none" w:sz="0" w:space="0" w:color="auto"/>
        <w:left w:val="none" w:sz="0" w:space="0" w:color="auto"/>
        <w:bottom w:val="none" w:sz="0" w:space="0" w:color="auto"/>
        <w:right w:val="none" w:sz="0" w:space="0" w:color="auto"/>
      </w:divBdr>
      <w:divsChild>
        <w:div w:id="1525241372">
          <w:marLeft w:val="0"/>
          <w:marRight w:val="0"/>
          <w:marTop w:val="0"/>
          <w:marBottom w:val="0"/>
          <w:divBdr>
            <w:top w:val="none" w:sz="0" w:space="0" w:color="auto"/>
            <w:left w:val="none" w:sz="0" w:space="0" w:color="auto"/>
            <w:bottom w:val="none" w:sz="0" w:space="0" w:color="auto"/>
            <w:right w:val="none" w:sz="0" w:space="0" w:color="auto"/>
          </w:divBdr>
          <w:divsChild>
            <w:div w:id="11988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43720">
      <w:bodyDiv w:val="1"/>
      <w:marLeft w:val="0"/>
      <w:marRight w:val="0"/>
      <w:marTop w:val="0"/>
      <w:marBottom w:val="0"/>
      <w:divBdr>
        <w:top w:val="none" w:sz="0" w:space="0" w:color="auto"/>
        <w:left w:val="none" w:sz="0" w:space="0" w:color="auto"/>
        <w:bottom w:val="none" w:sz="0" w:space="0" w:color="auto"/>
        <w:right w:val="none" w:sz="0" w:space="0" w:color="auto"/>
      </w:divBdr>
    </w:div>
    <w:div w:id="388529665">
      <w:bodyDiv w:val="1"/>
      <w:marLeft w:val="0"/>
      <w:marRight w:val="0"/>
      <w:marTop w:val="0"/>
      <w:marBottom w:val="0"/>
      <w:divBdr>
        <w:top w:val="none" w:sz="0" w:space="0" w:color="auto"/>
        <w:left w:val="none" w:sz="0" w:space="0" w:color="auto"/>
        <w:bottom w:val="none" w:sz="0" w:space="0" w:color="auto"/>
        <w:right w:val="none" w:sz="0" w:space="0" w:color="auto"/>
      </w:divBdr>
      <w:divsChild>
        <w:div w:id="1247884807">
          <w:marLeft w:val="0"/>
          <w:marRight w:val="0"/>
          <w:marTop w:val="0"/>
          <w:marBottom w:val="0"/>
          <w:divBdr>
            <w:top w:val="none" w:sz="0" w:space="0" w:color="auto"/>
            <w:left w:val="none" w:sz="0" w:space="0" w:color="auto"/>
            <w:bottom w:val="none" w:sz="0" w:space="0" w:color="auto"/>
            <w:right w:val="none" w:sz="0" w:space="0" w:color="auto"/>
          </w:divBdr>
          <w:divsChild>
            <w:div w:id="104529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19822">
      <w:bodyDiv w:val="1"/>
      <w:marLeft w:val="0"/>
      <w:marRight w:val="0"/>
      <w:marTop w:val="0"/>
      <w:marBottom w:val="0"/>
      <w:divBdr>
        <w:top w:val="none" w:sz="0" w:space="0" w:color="auto"/>
        <w:left w:val="none" w:sz="0" w:space="0" w:color="auto"/>
        <w:bottom w:val="none" w:sz="0" w:space="0" w:color="auto"/>
        <w:right w:val="none" w:sz="0" w:space="0" w:color="auto"/>
      </w:divBdr>
    </w:div>
    <w:div w:id="549537147">
      <w:bodyDiv w:val="1"/>
      <w:marLeft w:val="0"/>
      <w:marRight w:val="0"/>
      <w:marTop w:val="0"/>
      <w:marBottom w:val="0"/>
      <w:divBdr>
        <w:top w:val="none" w:sz="0" w:space="0" w:color="auto"/>
        <w:left w:val="none" w:sz="0" w:space="0" w:color="auto"/>
        <w:bottom w:val="none" w:sz="0" w:space="0" w:color="auto"/>
        <w:right w:val="none" w:sz="0" w:space="0" w:color="auto"/>
      </w:divBdr>
    </w:div>
    <w:div w:id="714693251">
      <w:bodyDiv w:val="1"/>
      <w:marLeft w:val="0"/>
      <w:marRight w:val="0"/>
      <w:marTop w:val="0"/>
      <w:marBottom w:val="0"/>
      <w:divBdr>
        <w:top w:val="none" w:sz="0" w:space="0" w:color="auto"/>
        <w:left w:val="none" w:sz="0" w:space="0" w:color="auto"/>
        <w:bottom w:val="none" w:sz="0" w:space="0" w:color="auto"/>
        <w:right w:val="none" w:sz="0" w:space="0" w:color="auto"/>
      </w:divBdr>
    </w:div>
    <w:div w:id="719473487">
      <w:bodyDiv w:val="1"/>
      <w:marLeft w:val="0"/>
      <w:marRight w:val="0"/>
      <w:marTop w:val="0"/>
      <w:marBottom w:val="0"/>
      <w:divBdr>
        <w:top w:val="none" w:sz="0" w:space="0" w:color="auto"/>
        <w:left w:val="none" w:sz="0" w:space="0" w:color="auto"/>
        <w:bottom w:val="none" w:sz="0" w:space="0" w:color="auto"/>
        <w:right w:val="none" w:sz="0" w:space="0" w:color="auto"/>
      </w:divBdr>
    </w:div>
    <w:div w:id="1034770665">
      <w:bodyDiv w:val="1"/>
      <w:marLeft w:val="0"/>
      <w:marRight w:val="0"/>
      <w:marTop w:val="0"/>
      <w:marBottom w:val="0"/>
      <w:divBdr>
        <w:top w:val="none" w:sz="0" w:space="0" w:color="auto"/>
        <w:left w:val="none" w:sz="0" w:space="0" w:color="auto"/>
        <w:bottom w:val="none" w:sz="0" w:space="0" w:color="auto"/>
        <w:right w:val="none" w:sz="0" w:space="0" w:color="auto"/>
      </w:divBdr>
    </w:div>
    <w:div w:id="1051735419">
      <w:bodyDiv w:val="1"/>
      <w:marLeft w:val="0"/>
      <w:marRight w:val="0"/>
      <w:marTop w:val="0"/>
      <w:marBottom w:val="0"/>
      <w:divBdr>
        <w:top w:val="none" w:sz="0" w:space="0" w:color="auto"/>
        <w:left w:val="none" w:sz="0" w:space="0" w:color="auto"/>
        <w:bottom w:val="none" w:sz="0" w:space="0" w:color="auto"/>
        <w:right w:val="none" w:sz="0" w:space="0" w:color="auto"/>
      </w:divBdr>
    </w:div>
    <w:div w:id="1105878851">
      <w:bodyDiv w:val="1"/>
      <w:marLeft w:val="0"/>
      <w:marRight w:val="0"/>
      <w:marTop w:val="0"/>
      <w:marBottom w:val="0"/>
      <w:divBdr>
        <w:top w:val="none" w:sz="0" w:space="0" w:color="auto"/>
        <w:left w:val="none" w:sz="0" w:space="0" w:color="auto"/>
        <w:bottom w:val="none" w:sz="0" w:space="0" w:color="auto"/>
        <w:right w:val="none" w:sz="0" w:space="0" w:color="auto"/>
      </w:divBdr>
    </w:div>
    <w:div w:id="1238251931">
      <w:bodyDiv w:val="1"/>
      <w:marLeft w:val="0"/>
      <w:marRight w:val="0"/>
      <w:marTop w:val="0"/>
      <w:marBottom w:val="0"/>
      <w:divBdr>
        <w:top w:val="none" w:sz="0" w:space="0" w:color="auto"/>
        <w:left w:val="none" w:sz="0" w:space="0" w:color="auto"/>
        <w:bottom w:val="none" w:sz="0" w:space="0" w:color="auto"/>
        <w:right w:val="none" w:sz="0" w:space="0" w:color="auto"/>
      </w:divBdr>
    </w:div>
    <w:div w:id="1492866859">
      <w:bodyDiv w:val="1"/>
      <w:marLeft w:val="0"/>
      <w:marRight w:val="0"/>
      <w:marTop w:val="0"/>
      <w:marBottom w:val="0"/>
      <w:divBdr>
        <w:top w:val="none" w:sz="0" w:space="0" w:color="auto"/>
        <w:left w:val="none" w:sz="0" w:space="0" w:color="auto"/>
        <w:bottom w:val="none" w:sz="0" w:space="0" w:color="auto"/>
        <w:right w:val="none" w:sz="0" w:space="0" w:color="auto"/>
      </w:divBdr>
    </w:div>
    <w:div w:id="1704672261">
      <w:bodyDiv w:val="1"/>
      <w:marLeft w:val="0"/>
      <w:marRight w:val="0"/>
      <w:marTop w:val="0"/>
      <w:marBottom w:val="0"/>
      <w:divBdr>
        <w:top w:val="none" w:sz="0" w:space="0" w:color="auto"/>
        <w:left w:val="none" w:sz="0" w:space="0" w:color="auto"/>
        <w:bottom w:val="none" w:sz="0" w:space="0" w:color="auto"/>
        <w:right w:val="none" w:sz="0" w:space="0" w:color="auto"/>
      </w:divBdr>
    </w:div>
    <w:div w:id="1792018374">
      <w:bodyDiv w:val="1"/>
      <w:marLeft w:val="0"/>
      <w:marRight w:val="0"/>
      <w:marTop w:val="0"/>
      <w:marBottom w:val="0"/>
      <w:divBdr>
        <w:top w:val="none" w:sz="0" w:space="0" w:color="auto"/>
        <w:left w:val="none" w:sz="0" w:space="0" w:color="auto"/>
        <w:bottom w:val="none" w:sz="0" w:space="0" w:color="auto"/>
        <w:right w:val="none" w:sz="0" w:space="0" w:color="auto"/>
      </w:divBdr>
    </w:div>
    <w:div w:id="1803376913">
      <w:bodyDiv w:val="1"/>
      <w:marLeft w:val="0"/>
      <w:marRight w:val="0"/>
      <w:marTop w:val="0"/>
      <w:marBottom w:val="0"/>
      <w:divBdr>
        <w:top w:val="none" w:sz="0" w:space="0" w:color="auto"/>
        <w:left w:val="none" w:sz="0" w:space="0" w:color="auto"/>
        <w:bottom w:val="none" w:sz="0" w:space="0" w:color="auto"/>
        <w:right w:val="none" w:sz="0" w:space="0" w:color="auto"/>
      </w:divBdr>
    </w:div>
    <w:div w:id="1823499698">
      <w:bodyDiv w:val="1"/>
      <w:marLeft w:val="0"/>
      <w:marRight w:val="0"/>
      <w:marTop w:val="0"/>
      <w:marBottom w:val="0"/>
      <w:divBdr>
        <w:top w:val="none" w:sz="0" w:space="0" w:color="auto"/>
        <w:left w:val="none" w:sz="0" w:space="0" w:color="auto"/>
        <w:bottom w:val="none" w:sz="0" w:space="0" w:color="auto"/>
        <w:right w:val="none" w:sz="0" w:space="0" w:color="auto"/>
      </w:divBdr>
    </w:div>
    <w:div w:id="2023776654">
      <w:bodyDiv w:val="1"/>
      <w:marLeft w:val="0"/>
      <w:marRight w:val="0"/>
      <w:marTop w:val="0"/>
      <w:marBottom w:val="0"/>
      <w:divBdr>
        <w:top w:val="none" w:sz="0" w:space="0" w:color="auto"/>
        <w:left w:val="none" w:sz="0" w:space="0" w:color="auto"/>
        <w:bottom w:val="none" w:sz="0" w:space="0" w:color="auto"/>
        <w:right w:val="none" w:sz="0" w:space="0" w:color="auto"/>
      </w:divBdr>
    </w:div>
    <w:div w:id="2130051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archive.iussp.org/Brazil2001/s40/S44_02_kingkade.pdf"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mographs.shinyapps.io/CEE_App/"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714711-D7FF-4E3B-B9B7-5744D59A5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21</Pages>
  <Words>6559</Words>
  <Characters>37388</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Univ of Wisc-Madison</Company>
  <LinksUpToDate>false</LinksUpToDate>
  <CharactersWithSpaces>43860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Hiram Beltran-Sanchez</dc:creator>
  <cp:lastModifiedBy>José Manuel Aburto</cp:lastModifiedBy>
  <cp:revision>19</cp:revision>
  <dcterms:created xsi:type="dcterms:W3CDTF">2018-01-29T12:05:00Z</dcterms:created>
  <dcterms:modified xsi:type="dcterms:W3CDTF">2018-02-12T16:40:00Z</dcterms:modified>
</cp:coreProperties>
</file>